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1742" w14:textId="77777777" w:rsidR="00867F4E" w:rsidRDefault="00867F4E">
      <w:pPr>
        <w:tabs>
          <w:tab w:val="left" w:pos="3224"/>
        </w:tabs>
        <w:spacing w:after="120" w:line="240" w:lineRule="auto"/>
      </w:pPr>
    </w:p>
    <w:tbl>
      <w:tblPr>
        <w:tblStyle w:val="affe"/>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67F4E" w14:paraId="3B54FB93" w14:textId="77777777">
        <w:trPr>
          <w:trHeight w:val="567"/>
        </w:trPr>
        <w:tc>
          <w:tcPr>
            <w:tcW w:w="3397" w:type="dxa"/>
            <w:shd w:val="clear" w:color="auto" w:fill="8DB3E2"/>
            <w:vAlign w:val="center"/>
          </w:tcPr>
          <w:p w14:paraId="68C4330A" w14:textId="77777777" w:rsidR="00867F4E" w:rsidRDefault="009E2241">
            <w:pPr>
              <w:spacing w:after="120"/>
            </w:pPr>
            <w:r>
              <w:t>PROGRAMA DE FORMACIÓN</w:t>
            </w:r>
          </w:p>
        </w:tc>
        <w:tc>
          <w:tcPr>
            <w:tcW w:w="11482" w:type="dxa"/>
            <w:vAlign w:val="center"/>
          </w:tcPr>
          <w:p w14:paraId="49E6EE69" w14:textId="77777777" w:rsidR="00867F4E" w:rsidRDefault="009E2241">
            <w:pPr>
              <w:spacing w:after="120"/>
            </w:pPr>
            <w:r>
              <w:t>Gestión analítica de datos</w:t>
            </w:r>
          </w:p>
        </w:tc>
      </w:tr>
    </w:tbl>
    <w:p w14:paraId="4644108B" w14:textId="77777777" w:rsidR="00867F4E" w:rsidRDefault="00867F4E">
      <w:pPr>
        <w:spacing w:after="120" w:line="240" w:lineRule="auto"/>
      </w:pPr>
    </w:p>
    <w:tbl>
      <w:tblPr>
        <w:tblStyle w:val="afff"/>
        <w:tblW w:w="148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3435"/>
        <w:gridCol w:w="2265"/>
        <w:gridCol w:w="7200"/>
      </w:tblGrid>
      <w:tr w:rsidR="00867F4E" w14:paraId="50099207" w14:textId="77777777">
        <w:trPr>
          <w:trHeight w:val="340"/>
        </w:trPr>
        <w:tc>
          <w:tcPr>
            <w:tcW w:w="1995" w:type="dxa"/>
            <w:shd w:val="clear" w:color="auto" w:fill="8DB3E2"/>
            <w:vAlign w:val="center"/>
          </w:tcPr>
          <w:p w14:paraId="3C3B6BAE" w14:textId="77777777" w:rsidR="00867F4E" w:rsidRDefault="009E2241">
            <w:pPr>
              <w:spacing w:after="120"/>
            </w:pPr>
            <w:r>
              <w:t>COMPETENCIA</w:t>
            </w:r>
          </w:p>
        </w:tc>
        <w:tc>
          <w:tcPr>
            <w:tcW w:w="3435" w:type="dxa"/>
            <w:vAlign w:val="center"/>
          </w:tcPr>
          <w:p w14:paraId="4E9EBB1E" w14:textId="34AE3922" w:rsidR="00867F4E" w:rsidRDefault="009E2241">
            <w:pPr>
              <w:spacing w:after="120"/>
              <w:rPr>
                <w:u w:val="single"/>
              </w:rPr>
            </w:pPr>
            <w:r>
              <w:t xml:space="preserve">220501113 - Administrar </w:t>
            </w:r>
            <w:r w:rsidR="009407DE">
              <w:t xml:space="preserve">la </w:t>
            </w:r>
            <w:r>
              <w:t>base de datos de acuerdo con los estándares y requisitos técnicos.</w:t>
            </w:r>
          </w:p>
        </w:tc>
        <w:tc>
          <w:tcPr>
            <w:tcW w:w="2265" w:type="dxa"/>
            <w:shd w:val="clear" w:color="auto" w:fill="8DB3E2"/>
            <w:vAlign w:val="center"/>
          </w:tcPr>
          <w:p w14:paraId="3A7D3D9F" w14:textId="77777777" w:rsidR="00867F4E" w:rsidRDefault="009E2241">
            <w:pPr>
              <w:spacing w:after="120"/>
            </w:pPr>
            <w:r>
              <w:t>RESULTADOS DE APRENDIZAJE</w:t>
            </w:r>
          </w:p>
        </w:tc>
        <w:tc>
          <w:tcPr>
            <w:tcW w:w="7200" w:type="dxa"/>
            <w:vAlign w:val="center"/>
          </w:tcPr>
          <w:p w14:paraId="71B1E0CA" w14:textId="6F46E7BC" w:rsidR="00867F4E" w:rsidRDefault="009E2241">
            <w:pPr>
              <w:spacing w:after="120"/>
              <w:ind w:left="66"/>
              <w:rPr>
                <w:b/>
              </w:rPr>
            </w:pPr>
            <w:r>
              <w:t xml:space="preserve">220501113-03 </w:t>
            </w:r>
            <w:r w:rsidR="001E6694">
              <w:t>-</w:t>
            </w:r>
            <w:r>
              <w:t xml:space="preserve">Controlar la gestión de datos de acuerdo </w:t>
            </w:r>
            <w:r w:rsidR="00FD099C">
              <w:t>con</w:t>
            </w:r>
            <w:r>
              <w:t xml:space="preserve"> especificaciones técnicas</w:t>
            </w:r>
            <w:r w:rsidR="00FD099C">
              <w:t>.</w:t>
            </w:r>
          </w:p>
        </w:tc>
      </w:tr>
    </w:tbl>
    <w:p w14:paraId="1A33FF12" w14:textId="77777777" w:rsidR="00867F4E" w:rsidRDefault="00867F4E">
      <w:pPr>
        <w:spacing w:after="120" w:line="240" w:lineRule="auto"/>
      </w:pPr>
    </w:p>
    <w:tbl>
      <w:tblPr>
        <w:tblStyle w:val="afff0"/>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67F4E" w14:paraId="2C30E542" w14:textId="77777777">
        <w:trPr>
          <w:trHeight w:val="340"/>
        </w:trPr>
        <w:tc>
          <w:tcPr>
            <w:tcW w:w="3397" w:type="dxa"/>
            <w:shd w:val="clear" w:color="auto" w:fill="8DB3E2"/>
            <w:vAlign w:val="center"/>
          </w:tcPr>
          <w:p w14:paraId="57CD17ED" w14:textId="77777777" w:rsidR="00867F4E" w:rsidRDefault="009E2241">
            <w:pPr>
              <w:spacing w:after="120"/>
            </w:pPr>
            <w:r>
              <w:t>NÚMERO DEL COMPONENTE FORMATIVO</w:t>
            </w:r>
          </w:p>
        </w:tc>
        <w:tc>
          <w:tcPr>
            <w:tcW w:w="11482" w:type="dxa"/>
            <w:vAlign w:val="center"/>
          </w:tcPr>
          <w:p w14:paraId="721BB663" w14:textId="77777777" w:rsidR="00867F4E" w:rsidRDefault="009E2241">
            <w:pPr>
              <w:spacing w:after="120"/>
            </w:pPr>
            <w:r>
              <w:t>CF15</w:t>
            </w:r>
          </w:p>
        </w:tc>
      </w:tr>
      <w:tr w:rsidR="00867F4E" w14:paraId="2502403E" w14:textId="77777777">
        <w:trPr>
          <w:trHeight w:val="340"/>
        </w:trPr>
        <w:tc>
          <w:tcPr>
            <w:tcW w:w="3397" w:type="dxa"/>
            <w:shd w:val="clear" w:color="auto" w:fill="8DB3E2"/>
            <w:vAlign w:val="center"/>
          </w:tcPr>
          <w:p w14:paraId="6AD7E107" w14:textId="77777777" w:rsidR="00867F4E" w:rsidRDefault="009E2241">
            <w:pPr>
              <w:spacing w:after="120"/>
            </w:pPr>
            <w:r>
              <w:t>NOMBRE DEL COMPONENTE FORMATIVO</w:t>
            </w:r>
          </w:p>
        </w:tc>
        <w:tc>
          <w:tcPr>
            <w:tcW w:w="11482" w:type="dxa"/>
            <w:vAlign w:val="center"/>
          </w:tcPr>
          <w:p w14:paraId="76E0B164" w14:textId="5FA7B949" w:rsidR="00867F4E" w:rsidRDefault="009E2241">
            <w:pPr>
              <w:spacing w:after="120"/>
            </w:pPr>
            <w:r>
              <w:t>Procesos ETL (</w:t>
            </w:r>
            <w:r w:rsidR="009407DE">
              <w:t>e</w:t>
            </w:r>
            <w:r>
              <w:t xml:space="preserve">xtracción, </w:t>
            </w:r>
            <w:r w:rsidR="009407DE">
              <w:t>t</w:t>
            </w:r>
            <w:r>
              <w:t xml:space="preserve">ransformación y </w:t>
            </w:r>
            <w:r w:rsidR="009407DE">
              <w:t>c</w:t>
            </w:r>
            <w:r>
              <w:t>arga)</w:t>
            </w:r>
          </w:p>
        </w:tc>
      </w:tr>
      <w:tr w:rsidR="00867F4E" w14:paraId="29127C01" w14:textId="77777777">
        <w:trPr>
          <w:trHeight w:val="340"/>
        </w:trPr>
        <w:tc>
          <w:tcPr>
            <w:tcW w:w="3397" w:type="dxa"/>
            <w:shd w:val="clear" w:color="auto" w:fill="8DB3E2"/>
            <w:vAlign w:val="center"/>
          </w:tcPr>
          <w:p w14:paraId="62674830" w14:textId="77777777" w:rsidR="00867F4E" w:rsidRDefault="009E2241">
            <w:pPr>
              <w:spacing w:after="120"/>
            </w:pPr>
            <w:r>
              <w:t>BREVE DESCRIPCIÓN</w:t>
            </w:r>
          </w:p>
        </w:tc>
        <w:tc>
          <w:tcPr>
            <w:tcW w:w="11482" w:type="dxa"/>
            <w:vAlign w:val="center"/>
          </w:tcPr>
          <w:p w14:paraId="2F494616" w14:textId="1869482F" w:rsidR="00867F4E" w:rsidRDefault="009E2241">
            <w:pPr>
              <w:spacing w:after="120"/>
            </w:pPr>
            <w:r>
              <w:t>Los procesos de extracción, transformación y carga se utilizan en los proyectos de ciencias de datos para extraer información de diversas fuentes, transformarla para adaptarla a los requerimientos del proyecto en desarrollo y cargarla en un espacio compartido</w:t>
            </w:r>
            <w:r w:rsidR="00C11B2A">
              <w:t>,</w:t>
            </w:r>
            <w:r>
              <w:t xml:space="preserve"> donde los </w:t>
            </w:r>
            <w:proofErr w:type="spellStart"/>
            <w:r w:rsidRPr="001E6694">
              <w:rPr>
                <w:i/>
                <w:iCs/>
              </w:rPr>
              <w:t>stak</w:t>
            </w:r>
            <w:r w:rsidR="009407DE">
              <w:rPr>
                <w:i/>
                <w:iCs/>
              </w:rPr>
              <w:t>e</w:t>
            </w:r>
            <w:r w:rsidRPr="001E6694">
              <w:rPr>
                <w:i/>
                <w:iCs/>
              </w:rPr>
              <w:t>holders</w:t>
            </w:r>
            <w:proofErr w:type="spellEnd"/>
            <w:r>
              <w:t xml:space="preserve"> de la organización</w:t>
            </w:r>
            <w:r w:rsidR="00C11B2A">
              <w:t xml:space="preserve"> puedan </w:t>
            </w:r>
            <w:r w:rsidR="004E7CD3">
              <w:t>emplearla útilmente</w:t>
            </w:r>
            <w:r w:rsidR="00C11B2A">
              <w:t xml:space="preserve">. </w:t>
            </w:r>
            <w:r w:rsidR="004E7CD3">
              <w:t>E</w:t>
            </w:r>
            <w:r w:rsidR="00C11B2A">
              <w:t>sto posibilita</w:t>
            </w:r>
            <w:r>
              <w:t xml:space="preserve"> un mejor aprovechamiento de los datos disponibles</w:t>
            </w:r>
            <w:r w:rsidR="00EF02ED">
              <w:t>.</w:t>
            </w:r>
          </w:p>
        </w:tc>
      </w:tr>
      <w:tr w:rsidR="00867F4E" w14:paraId="62CBE647" w14:textId="77777777">
        <w:trPr>
          <w:trHeight w:val="340"/>
        </w:trPr>
        <w:tc>
          <w:tcPr>
            <w:tcW w:w="3397" w:type="dxa"/>
            <w:shd w:val="clear" w:color="auto" w:fill="8DB3E2"/>
            <w:vAlign w:val="center"/>
          </w:tcPr>
          <w:p w14:paraId="452C0D2D" w14:textId="77777777" w:rsidR="00867F4E" w:rsidRDefault="009E2241">
            <w:pPr>
              <w:spacing w:after="120"/>
            </w:pPr>
            <w:r>
              <w:t>PALABRAS CLAVE</w:t>
            </w:r>
          </w:p>
        </w:tc>
        <w:tc>
          <w:tcPr>
            <w:tcW w:w="11482" w:type="dxa"/>
            <w:vAlign w:val="center"/>
          </w:tcPr>
          <w:p w14:paraId="460256E2" w14:textId="368C9B8C" w:rsidR="00867F4E" w:rsidRDefault="009E2241">
            <w:pPr>
              <w:spacing w:after="120"/>
            </w:pPr>
            <w:r>
              <w:t xml:space="preserve">Extracción, </w:t>
            </w:r>
            <w:r w:rsidR="009407DE">
              <w:t>t</w:t>
            </w:r>
            <w:r>
              <w:t xml:space="preserve">ransformación de datos, </w:t>
            </w:r>
            <w:r w:rsidR="009407DE" w:rsidRPr="001E6694">
              <w:rPr>
                <w:i/>
                <w:iCs/>
              </w:rPr>
              <w:t>d</w:t>
            </w:r>
            <w:r w:rsidRPr="001E6694">
              <w:rPr>
                <w:i/>
                <w:iCs/>
              </w:rPr>
              <w:t>ata</w:t>
            </w:r>
            <w:r w:rsidR="009407DE">
              <w:rPr>
                <w:i/>
                <w:iCs/>
              </w:rPr>
              <w:t xml:space="preserve"> </w:t>
            </w:r>
            <w:proofErr w:type="spellStart"/>
            <w:r w:rsidRPr="001E6694">
              <w:rPr>
                <w:i/>
                <w:iCs/>
              </w:rPr>
              <w:t>warehouse</w:t>
            </w:r>
            <w:proofErr w:type="spellEnd"/>
            <w:r>
              <w:t xml:space="preserve">, </w:t>
            </w:r>
            <w:r w:rsidR="009407DE">
              <w:t>m</w:t>
            </w:r>
            <w:r>
              <w:t xml:space="preserve">inería de datos, </w:t>
            </w:r>
            <w:r w:rsidR="009407DE" w:rsidRPr="001E6694">
              <w:rPr>
                <w:i/>
                <w:iCs/>
              </w:rPr>
              <w:t>w</w:t>
            </w:r>
            <w:r w:rsidRPr="001E6694">
              <w:rPr>
                <w:i/>
                <w:iCs/>
              </w:rPr>
              <w:t xml:space="preserve">eb </w:t>
            </w:r>
            <w:proofErr w:type="spellStart"/>
            <w:r w:rsidRPr="001E6694">
              <w:rPr>
                <w:i/>
                <w:iCs/>
              </w:rPr>
              <w:t>scraping</w:t>
            </w:r>
            <w:proofErr w:type="spellEnd"/>
          </w:p>
        </w:tc>
      </w:tr>
    </w:tbl>
    <w:p w14:paraId="434E2B40" w14:textId="77777777" w:rsidR="00867F4E" w:rsidRDefault="00867F4E">
      <w:pPr>
        <w:spacing w:after="120" w:line="240" w:lineRule="auto"/>
      </w:pPr>
    </w:p>
    <w:tbl>
      <w:tblPr>
        <w:tblStyle w:val="afff1"/>
        <w:tblW w:w="1487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1482"/>
      </w:tblGrid>
      <w:tr w:rsidR="00867F4E" w14:paraId="3E1C3B55" w14:textId="77777777">
        <w:trPr>
          <w:trHeight w:val="340"/>
        </w:trPr>
        <w:tc>
          <w:tcPr>
            <w:tcW w:w="3397" w:type="dxa"/>
            <w:shd w:val="clear" w:color="auto" w:fill="8DB3E2"/>
            <w:vAlign w:val="center"/>
          </w:tcPr>
          <w:p w14:paraId="28DE20F3" w14:textId="77777777" w:rsidR="00867F4E" w:rsidRDefault="009E2241">
            <w:pPr>
              <w:spacing w:after="120"/>
            </w:pPr>
            <w:r>
              <w:t>ÁREA OCUPACIONAL</w:t>
            </w:r>
          </w:p>
        </w:tc>
        <w:tc>
          <w:tcPr>
            <w:tcW w:w="11482" w:type="dxa"/>
            <w:vAlign w:val="center"/>
          </w:tcPr>
          <w:p w14:paraId="6CA2D6ED" w14:textId="4B380ABF" w:rsidR="00867F4E" w:rsidRDefault="00282B4C">
            <w:pPr>
              <w:spacing w:after="120"/>
            </w:pPr>
            <w:r>
              <w:t>Ciencias naturales, aplicadas y relacionadas</w:t>
            </w:r>
          </w:p>
        </w:tc>
      </w:tr>
      <w:tr w:rsidR="00867F4E" w14:paraId="0BD16008" w14:textId="77777777">
        <w:trPr>
          <w:trHeight w:val="465"/>
        </w:trPr>
        <w:tc>
          <w:tcPr>
            <w:tcW w:w="3397" w:type="dxa"/>
            <w:shd w:val="clear" w:color="auto" w:fill="8DB3E2"/>
            <w:vAlign w:val="center"/>
          </w:tcPr>
          <w:p w14:paraId="5C1D01D2" w14:textId="77777777" w:rsidR="00867F4E" w:rsidRDefault="009E2241">
            <w:pPr>
              <w:spacing w:after="120"/>
            </w:pPr>
            <w:r>
              <w:lastRenderedPageBreak/>
              <w:t>IDIOMA</w:t>
            </w:r>
          </w:p>
        </w:tc>
        <w:tc>
          <w:tcPr>
            <w:tcW w:w="11482" w:type="dxa"/>
            <w:vAlign w:val="center"/>
          </w:tcPr>
          <w:p w14:paraId="5FDBBC3D" w14:textId="77777777" w:rsidR="00867F4E" w:rsidRDefault="009E2241">
            <w:pPr>
              <w:spacing w:after="120"/>
            </w:pPr>
            <w:r>
              <w:t>Español</w:t>
            </w:r>
          </w:p>
        </w:tc>
      </w:tr>
    </w:tbl>
    <w:p w14:paraId="1CCAA9C0" w14:textId="77777777" w:rsidR="00867F4E" w:rsidRPr="001E6694" w:rsidRDefault="00867F4E">
      <w:pPr>
        <w:pBdr>
          <w:top w:val="nil"/>
          <w:left w:val="nil"/>
          <w:bottom w:val="nil"/>
          <w:right w:val="nil"/>
          <w:between w:val="nil"/>
        </w:pBdr>
        <w:spacing w:after="120" w:line="240" w:lineRule="auto"/>
        <w:jc w:val="both"/>
        <w:rPr>
          <w:b/>
        </w:rPr>
      </w:pPr>
    </w:p>
    <w:p w14:paraId="25DEFE5F" w14:textId="64842243" w:rsidR="00867F4E" w:rsidRPr="001E6694" w:rsidRDefault="00396DB3" w:rsidP="001E6694">
      <w:pPr>
        <w:pStyle w:val="Ttulo1"/>
        <w:spacing w:before="400"/>
        <w:rPr>
          <w:bCs/>
          <w:szCs w:val="22"/>
        </w:rPr>
      </w:pPr>
      <w:r w:rsidRPr="001E6694">
        <w:rPr>
          <w:bCs/>
          <w:szCs w:val="22"/>
        </w:rPr>
        <w:t>Tabla de contenidos</w:t>
      </w:r>
    </w:p>
    <w:p w14:paraId="76D15142" w14:textId="77777777" w:rsidR="00867F4E" w:rsidRPr="001E6694" w:rsidRDefault="00867F4E">
      <w:pPr>
        <w:spacing w:after="120" w:line="240" w:lineRule="auto"/>
        <w:ind w:left="284"/>
      </w:pPr>
    </w:p>
    <w:p w14:paraId="19D549DF" w14:textId="400126C4" w:rsidR="00867F4E" w:rsidRDefault="009E2241">
      <w:pPr>
        <w:spacing w:after="120" w:line="240" w:lineRule="auto"/>
        <w:rPr>
          <w:b/>
        </w:rPr>
      </w:pPr>
      <w:r>
        <w:rPr>
          <w:b/>
        </w:rPr>
        <w:t>Introducción</w:t>
      </w:r>
    </w:p>
    <w:p w14:paraId="3E801C2E" w14:textId="0738FDD4" w:rsidR="00A9799D" w:rsidRDefault="009E2241" w:rsidP="001E6694">
      <w:pPr>
        <w:pBdr>
          <w:top w:val="nil"/>
          <w:left w:val="nil"/>
          <w:bottom w:val="nil"/>
          <w:right w:val="nil"/>
          <w:between w:val="nil"/>
        </w:pBdr>
        <w:spacing w:line="240" w:lineRule="auto"/>
        <w:rPr>
          <w:b/>
        </w:rPr>
      </w:pPr>
      <w:r>
        <w:rPr>
          <w:b/>
        </w:rPr>
        <w:t>1. ¿Qué es ETL?</w:t>
      </w:r>
    </w:p>
    <w:p w14:paraId="0D393B59" w14:textId="77777777" w:rsidR="00867F4E" w:rsidRDefault="00867F4E" w:rsidP="001E6694">
      <w:pPr>
        <w:pBdr>
          <w:top w:val="nil"/>
          <w:left w:val="nil"/>
          <w:bottom w:val="nil"/>
          <w:right w:val="nil"/>
          <w:between w:val="nil"/>
        </w:pBdr>
        <w:spacing w:line="240" w:lineRule="auto"/>
        <w:rPr>
          <w:b/>
        </w:rPr>
      </w:pPr>
    </w:p>
    <w:p w14:paraId="6C987FD0" w14:textId="316C3AC3" w:rsidR="00A9799D" w:rsidRDefault="009E2241" w:rsidP="001E6694">
      <w:pPr>
        <w:pBdr>
          <w:top w:val="nil"/>
          <w:left w:val="nil"/>
          <w:bottom w:val="nil"/>
          <w:right w:val="nil"/>
          <w:between w:val="nil"/>
        </w:pBdr>
        <w:spacing w:line="240" w:lineRule="auto"/>
        <w:rPr>
          <w:b/>
        </w:rPr>
      </w:pPr>
      <w:r>
        <w:rPr>
          <w:b/>
        </w:rPr>
        <w:t>2. Extracción de datos</w:t>
      </w:r>
    </w:p>
    <w:p w14:paraId="7952C4E9" w14:textId="7C1F1824" w:rsidR="00867F4E" w:rsidRDefault="009E2241" w:rsidP="001E6694">
      <w:pPr>
        <w:pBdr>
          <w:top w:val="nil"/>
          <w:left w:val="nil"/>
          <w:bottom w:val="nil"/>
          <w:right w:val="nil"/>
          <w:between w:val="nil"/>
        </w:pBdr>
        <w:spacing w:line="240" w:lineRule="auto"/>
      </w:pPr>
      <w:r>
        <w:t>2.1</w:t>
      </w:r>
      <w:r w:rsidR="00B40215">
        <w:t>.</w:t>
      </w:r>
      <w:r>
        <w:t xml:space="preserve"> Análisis de necesidades de información</w:t>
      </w:r>
    </w:p>
    <w:p w14:paraId="775913FB" w14:textId="4FEE27D8" w:rsidR="00867F4E" w:rsidRDefault="009E2241" w:rsidP="001E6694">
      <w:pPr>
        <w:pBdr>
          <w:top w:val="nil"/>
          <w:left w:val="nil"/>
          <w:bottom w:val="nil"/>
          <w:right w:val="nil"/>
          <w:between w:val="nil"/>
        </w:pBdr>
        <w:spacing w:line="240" w:lineRule="auto"/>
      </w:pPr>
      <w:r>
        <w:t>2.2</w:t>
      </w:r>
      <w:r w:rsidR="00B40215">
        <w:t>.</w:t>
      </w:r>
      <w:r>
        <w:t xml:space="preserve"> Técnicas de extracción de datos</w:t>
      </w:r>
    </w:p>
    <w:p w14:paraId="219EBFED" w14:textId="306E7294" w:rsidR="00867F4E" w:rsidRDefault="009E2241" w:rsidP="001E6694">
      <w:pPr>
        <w:pBdr>
          <w:top w:val="nil"/>
          <w:left w:val="nil"/>
          <w:bottom w:val="nil"/>
          <w:right w:val="nil"/>
          <w:between w:val="nil"/>
        </w:pBdr>
        <w:spacing w:line="240" w:lineRule="auto"/>
      </w:pPr>
      <w:r>
        <w:t>2.3</w:t>
      </w:r>
      <w:r w:rsidR="00B40215">
        <w:t>.</w:t>
      </w:r>
      <w:r>
        <w:t xml:space="preserve"> Minería de datos: </w:t>
      </w:r>
      <w:r w:rsidR="00B40215">
        <w:t>c</w:t>
      </w:r>
      <w:r>
        <w:t>onceptos y herramientas</w:t>
      </w:r>
    </w:p>
    <w:p w14:paraId="7309086F" w14:textId="77777777" w:rsidR="00A9799D" w:rsidRPr="00D20CE0" w:rsidRDefault="00A9799D" w:rsidP="001E6694">
      <w:pPr>
        <w:pBdr>
          <w:top w:val="nil"/>
          <w:left w:val="nil"/>
          <w:bottom w:val="nil"/>
          <w:right w:val="nil"/>
          <w:between w:val="nil"/>
        </w:pBdr>
        <w:spacing w:line="240" w:lineRule="auto"/>
        <w:ind w:left="720"/>
      </w:pPr>
    </w:p>
    <w:p w14:paraId="2ED0A7F5" w14:textId="15C83F4B" w:rsidR="00A9799D" w:rsidRDefault="009E2241" w:rsidP="001E6694">
      <w:pPr>
        <w:pBdr>
          <w:top w:val="nil"/>
          <w:left w:val="nil"/>
          <w:bottom w:val="nil"/>
          <w:right w:val="nil"/>
          <w:between w:val="nil"/>
        </w:pBdr>
        <w:spacing w:line="240" w:lineRule="auto"/>
        <w:rPr>
          <w:b/>
        </w:rPr>
      </w:pPr>
      <w:r>
        <w:rPr>
          <w:b/>
        </w:rPr>
        <w:t>3. Transformación de datos</w:t>
      </w:r>
    </w:p>
    <w:p w14:paraId="3EE4DAA6" w14:textId="182E52F6" w:rsidR="00867F4E" w:rsidRDefault="009E2241" w:rsidP="001E6694">
      <w:pPr>
        <w:pBdr>
          <w:top w:val="nil"/>
          <w:left w:val="nil"/>
          <w:bottom w:val="nil"/>
          <w:right w:val="nil"/>
          <w:between w:val="nil"/>
        </w:pBdr>
        <w:spacing w:line="240" w:lineRule="auto"/>
      </w:pPr>
      <w:r>
        <w:t>3.1</w:t>
      </w:r>
      <w:r w:rsidR="00B40215">
        <w:t>.</w:t>
      </w:r>
      <w:r>
        <w:t xml:space="preserve"> </w:t>
      </w:r>
      <w:r w:rsidR="00C408E0" w:rsidRPr="00C408E0">
        <w:t>Técnicas de limpieza y transformación de datos</w:t>
      </w:r>
    </w:p>
    <w:p w14:paraId="50C7C52A" w14:textId="44316DE0" w:rsidR="00A9799D" w:rsidRDefault="009E2241" w:rsidP="001E6694">
      <w:pPr>
        <w:pBdr>
          <w:top w:val="nil"/>
          <w:left w:val="nil"/>
          <w:bottom w:val="nil"/>
          <w:right w:val="nil"/>
          <w:between w:val="nil"/>
        </w:pBdr>
        <w:spacing w:line="240" w:lineRule="auto"/>
        <w:rPr>
          <w:b/>
        </w:rPr>
      </w:pPr>
      <w:r>
        <w:t>3.2</w:t>
      </w:r>
      <w:r w:rsidR="00B40215">
        <w:t>.</w:t>
      </w:r>
      <w:r w:rsidR="003642B4">
        <w:t xml:space="preserve"> </w:t>
      </w:r>
      <w:r>
        <w:t>Herramientas para transformación y limpieza de datos</w:t>
      </w:r>
    </w:p>
    <w:p w14:paraId="3486F058" w14:textId="77777777" w:rsidR="00D20CE0" w:rsidRDefault="00D20CE0" w:rsidP="001E6694">
      <w:pPr>
        <w:pBdr>
          <w:top w:val="nil"/>
          <w:left w:val="nil"/>
          <w:bottom w:val="nil"/>
          <w:right w:val="nil"/>
          <w:between w:val="nil"/>
        </w:pBdr>
        <w:spacing w:line="240" w:lineRule="auto"/>
        <w:ind w:left="720"/>
        <w:rPr>
          <w:b/>
        </w:rPr>
      </w:pPr>
    </w:p>
    <w:p w14:paraId="74281415" w14:textId="6177305B" w:rsidR="00867F4E" w:rsidRDefault="009E2241" w:rsidP="001E6694">
      <w:pPr>
        <w:pBdr>
          <w:top w:val="nil"/>
          <w:left w:val="nil"/>
          <w:bottom w:val="nil"/>
          <w:right w:val="nil"/>
          <w:between w:val="nil"/>
        </w:pBdr>
        <w:spacing w:line="240" w:lineRule="auto"/>
        <w:rPr>
          <w:b/>
        </w:rPr>
      </w:pPr>
      <w:r>
        <w:rPr>
          <w:b/>
        </w:rPr>
        <w:t>4. Carga de datos</w:t>
      </w:r>
    </w:p>
    <w:p w14:paraId="40974E1C" w14:textId="3751014B" w:rsidR="00867F4E" w:rsidRDefault="009E2241" w:rsidP="001E6694">
      <w:pPr>
        <w:pBdr>
          <w:top w:val="nil"/>
          <w:left w:val="nil"/>
          <w:bottom w:val="nil"/>
          <w:right w:val="nil"/>
          <w:between w:val="nil"/>
        </w:pBdr>
        <w:spacing w:line="240" w:lineRule="auto"/>
      </w:pPr>
      <w:r>
        <w:t>4.1</w:t>
      </w:r>
      <w:r w:rsidR="00B40215">
        <w:t>.</w:t>
      </w:r>
      <w:r>
        <w:t xml:space="preserve"> </w:t>
      </w:r>
      <w:r w:rsidRPr="001E6694">
        <w:rPr>
          <w:i/>
          <w:iCs/>
        </w:rPr>
        <w:t xml:space="preserve">Data </w:t>
      </w:r>
      <w:proofErr w:type="spellStart"/>
      <w:r w:rsidR="00B40215">
        <w:rPr>
          <w:i/>
          <w:iCs/>
        </w:rPr>
        <w:t>w</w:t>
      </w:r>
      <w:r w:rsidRPr="001E6694">
        <w:rPr>
          <w:i/>
          <w:iCs/>
        </w:rPr>
        <w:t>arehouse</w:t>
      </w:r>
      <w:proofErr w:type="spellEnd"/>
      <w:r>
        <w:t>: conceptos y herramientas</w:t>
      </w:r>
    </w:p>
    <w:p w14:paraId="079C51FB" w14:textId="261D9E41" w:rsidR="00867F4E" w:rsidRDefault="009E2241" w:rsidP="001E6694">
      <w:pPr>
        <w:pBdr>
          <w:top w:val="nil"/>
          <w:left w:val="nil"/>
          <w:bottom w:val="nil"/>
          <w:right w:val="nil"/>
          <w:between w:val="nil"/>
        </w:pBdr>
        <w:spacing w:line="240" w:lineRule="auto"/>
      </w:pPr>
      <w:r>
        <w:t>4.2</w:t>
      </w:r>
      <w:r w:rsidR="00B40215">
        <w:t>.</w:t>
      </w:r>
      <w:r>
        <w:t xml:space="preserve"> Tecnologías de almacenamiento (OLAP, ROLAP, MOLAP</w:t>
      </w:r>
      <w:r w:rsidR="00CC3055">
        <w:t>, HOLAP</w:t>
      </w:r>
      <w:r>
        <w:t>)</w:t>
      </w:r>
    </w:p>
    <w:p w14:paraId="23488C52" w14:textId="7EEFB591" w:rsidR="00C066B0" w:rsidRDefault="009E2241" w:rsidP="001E6694">
      <w:pPr>
        <w:pBdr>
          <w:top w:val="nil"/>
          <w:left w:val="nil"/>
          <w:bottom w:val="nil"/>
          <w:right w:val="nil"/>
          <w:between w:val="nil"/>
        </w:pBdr>
        <w:spacing w:line="240" w:lineRule="auto"/>
      </w:pPr>
      <w:r>
        <w:t>4.3</w:t>
      </w:r>
      <w:r w:rsidR="00B40215">
        <w:t>.</w:t>
      </w:r>
      <w:r>
        <w:t xml:space="preserve"> Mantenimiento de </w:t>
      </w:r>
      <w:r w:rsidR="004447EA">
        <w:rPr>
          <w:i/>
          <w:iCs/>
        </w:rPr>
        <w:t>d</w:t>
      </w:r>
      <w:r w:rsidRPr="001E6694">
        <w:rPr>
          <w:i/>
          <w:iCs/>
        </w:rPr>
        <w:t xml:space="preserve">ata </w:t>
      </w:r>
      <w:proofErr w:type="spellStart"/>
      <w:r w:rsidR="00B40215">
        <w:rPr>
          <w:i/>
          <w:iCs/>
        </w:rPr>
        <w:t>w</w:t>
      </w:r>
      <w:r w:rsidRPr="001E6694">
        <w:rPr>
          <w:i/>
          <w:iCs/>
        </w:rPr>
        <w:t>arehouse</w:t>
      </w:r>
      <w:proofErr w:type="spellEnd"/>
    </w:p>
    <w:p w14:paraId="5C80FEA9" w14:textId="3112057E" w:rsidR="00396DB3" w:rsidRDefault="00396DB3" w:rsidP="00C066B0">
      <w:pPr>
        <w:pBdr>
          <w:top w:val="nil"/>
          <w:left w:val="nil"/>
          <w:bottom w:val="nil"/>
          <w:right w:val="nil"/>
          <w:between w:val="nil"/>
        </w:pBdr>
        <w:spacing w:after="120" w:line="240" w:lineRule="auto"/>
        <w:ind w:left="720"/>
        <w:rPr>
          <w:b/>
          <w:color w:val="000000"/>
        </w:rPr>
      </w:pPr>
      <w:r>
        <w:rPr>
          <w:b/>
          <w:color w:val="000000"/>
        </w:rPr>
        <w:br w:type="page"/>
      </w:r>
    </w:p>
    <w:p w14:paraId="3C79D794" w14:textId="6B9E9007" w:rsidR="00867F4E" w:rsidRPr="001E6694" w:rsidRDefault="00396DB3" w:rsidP="001E6694">
      <w:pPr>
        <w:pStyle w:val="Ttulo1"/>
        <w:spacing w:line="276" w:lineRule="auto"/>
        <w:rPr>
          <w:bCs/>
          <w:color w:val="000000"/>
        </w:rPr>
      </w:pPr>
      <w:r w:rsidRPr="001E6694">
        <w:rPr>
          <w:bCs/>
        </w:rPr>
        <w:lastRenderedPageBreak/>
        <w:t>Introducción</w:t>
      </w:r>
    </w:p>
    <w:p w14:paraId="29500A7B" w14:textId="2377652E" w:rsidR="00867F4E" w:rsidRDefault="00867F4E">
      <w:pPr>
        <w:spacing w:after="120" w:line="240" w:lineRule="auto"/>
        <w:rPr>
          <w:b/>
        </w:rPr>
      </w:pPr>
    </w:p>
    <w:tbl>
      <w:tblPr>
        <w:tblW w:w="144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54"/>
      </w:tblGrid>
      <w:tr w:rsidR="000E0C46" w14:paraId="5DBC60E2" w14:textId="77777777" w:rsidTr="00BC6518">
        <w:trPr>
          <w:trHeight w:val="444"/>
        </w:trPr>
        <w:tc>
          <w:tcPr>
            <w:tcW w:w="14454" w:type="dxa"/>
            <w:shd w:val="clear" w:color="auto" w:fill="8DB3E2"/>
          </w:tcPr>
          <w:p w14:paraId="35CEE88E" w14:textId="77777777" w:rsidR="000E0C46" w:rsidRDefault="000E0C46" w:rsidP="001664B4">
            <w:pPr>
              <w:pStyle w:val="Ttulo1"/>
              <w:jc w:val="center"/>
              <w:rPr>
                <w:szCs w:val="22"/>
              </w:rPr>
            </w:pPr>
            <w:r>
              <w:rPr>
                <w:szCs w:val="22"/>
              </w:rPr>
              <w:t>Cuadro de texto</w:t>
            </w:r>
          </w:p>
        </w:tc>
      </w:tr>
      <w:tr w:rsidR="000E0C46" w14:paraId="3690A4EC" w14:textId="77777777" w:rsidTr="00BC6518">
        <w:tc>
          <w:tcPr>
            <w:tcW w:w="14454" w:type="dxa"/>
          </w:tcPr>
          <w:p w14:paraId="1802C451" w14:textId="4A0AD1D5" w:rsidR="000E0C46" w:rsidRDefault="000E0C46" w:rsidP="000E0C46">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color w:val="000000"/>
              </w:rPr>
              <w:t>Estimado aprendiz, reciba un cordial saludo y sea bienvenido a este componente formativo</w:t>
            </w:r>
            <w:r w:rsidR="001E6694">
              <w:rPr>
                <w:color w:val="000000"/>
              </w:rPr>
              <w:t xml:space="preserve"> en el que</w:t>
            </w:r>
            <w:r>
              <w:rPr>
                <w:color w:val="000000"/>
              </w:rPr>
              <w:t xml:space="preserve"> conocerá las actividades realizadas en los procesos de extracción, transformación y carga de datos en un proyecto de ciencia de datos. En este componente aprenderá técnicas para la extracción de </w:t>
            </w:r>
            <w:r w:rsidR="00361BF3">
              <w:rPr>
                <w:color w:val="000000"/>
              </w:rPr>
              <w:t xml:space="preserve">información </w:t>
            </w:r>
            <w:r>
              <w:rPr>
                <w:color w:val="000000"/>
              </w:rPr>
              <w:t>de diversas fuentes, así como recomendaciones para realizar la limpieza e imputación de datos, todo esto con el objetivo de preparar l</w:t>
            </w:r>
            <w:r w:rsidR="00361BF3">
              <w:rPr>
                <w:color w:val="000000"/>
              </w:rPr>
              <w:t xml:space="preserve">a información </w:t>
            </w:r>
            <w:r>
              <w:rPr>
                <w:color w:val="000000"/>
              </w:rPr>
              <w:t>disponible y aprovecharl</w:t>
            </w:r>
            <w:r w:rsidR="00361BF3">
              <w:rPr>
                <w:color w:val="000000"/>
              </w:rPr>
              <w:t>a</w:t>
            </w:r>
            <w:r>
              <w:rPr>
                <w:color w:val="000000"/>
              </w:rPr>
              <w:t xml:space="preserve"> al máximo para el beneficio de la organización.</w:t>
            </w:r>
          </w:p>
          <w:p w14:paraId="1EDD9B04" w14:textId="2EAC7125" w:rsidR="000E0C46" w:rsidRPr="000E0C46" w:rsidRDefault="000E0C46" w:rsidP="000E0C46">
            <w:pPr>
              <w:pBdr>
                <w:top w:val="nil"/>
                <w:left w:val="nil"/>
                <w:bottom w:val="nil"/>
                <w:right w:val="nil"/>
                <w:between w:val="nil"/>
              </w:pBdr>
              <w:spacing w:line="240" w:lineRule="auto"/>
              <w:jc w:val="both"/>
              <w:rPr>
                <w:color w:val="000000"/>
              </w:rPr>
            </w:pPr>
            <w:r>
              <w:rPr>
                <w:color w:val="000000"/>
              </w:rPr>
              <w:t xml:space="preserve">El enlace que </w:t>
            </w:r>
            <w:r w:rsidR="00C664C4">
              <w:rPr>
                <w:color w:val="000000"/>
              </w:rPr>
              <w:t>encontrará</w:t>
            </w:r>
            <w:r>
              <w:rPr>
                <w:color w:val="000000"/>
              </w:rPr>
              <w:t xml:space="preserve"> a continuación lo </w:t>
            </w:r>
            <w:r w:rsidR="00C664C4">
              <w:rPr>
                <w:color w:val="000000"/>
              </w:rPr>
              <w:t>dirigirá</w:t>
            </w:r>
            <w:r>
              <w:rPr>
                <w:color w:val="000000"/>
              </w:rPr>
              <w:t xml:space="preserve"> al v</w:t>
            </w:r>
            <w:r w:rsidR="00C664C4">
              <w:rPr>
                <w:color w:val="000000"/>
              </w:rPr>
              <w:t>i</w:t>
            </w:r>
            <w:r>
              <w:rPr>
                <w:color w:val="000000"/>
              </w:rPr>
              <w:t xml:space="preserve">deo </w:t>
            </w:r>
            <w:r w:rsidR="00C664C4">
              <w:rPr>
                <w:color w:val="000000"/>
              </w:rPr>
              <w:t>introductorio,</w:t>
            </w:r>
            <w:r>
              <w:rPr>
                <w:color w:val="000000"/>
              </w:rPr>
              <w:t xml:space="preserve"> </w:t>
            </w:r>
            <w:r w:rsidR="00C664C4">
              <w:rPr>
                <w:color w:val="000000"/>
              </w:rPr>
              <w:t xml:space="preserve">con el cual podrá </w:t>
            </w:r>
            <w:r>
              <w:rPr>
                <w:color w:val="000000"/>
              </w:rPr>
              <w:t xml:space="preserve">conocer </w:t>
            </w:r>
            <w:r w:rsidR="00C664C4">
              <w:rPr>
                <w:color w:val="000000"/>
              </w:rPr>
              <w:t>sobre</w:t>
            </w:r>
            <w:r>
              <w:rPr>
                <w:color w:val="000000"/>
              </w:rPr>
              <w:t xml:space="preserve"> lo que trabajará durante esta etapa formativa. Deseamos que pueda culminar </w:t>
            </w:r>
            <w:r w:rsidR="001E6694">
              <w:rPr>
                <w:color w:val="000000"/>
              </w:rPr>
              <w:t>satisfactoriamente este proceso</w:t>
            </w:r>
            <w:r>
              <w:rPr>
                <w:color w:val="000000"/>
              </w:rPr>
              <w:t>. ¡Muchos éxitos!</w:t>
            </w:r>
          </w:p>
        </w:tc>
      </w:tr>
    </w:tbl>
    <w:p w14:paraId="638B1F69" w14:textId="2C52C59D" w:rsidR="00867F4E" w:rsidRDefault="00867F4E">
      <w:pPr>
        <w:pBdr>
          <w:top w:val="nil"/>
          <w:left w:val="nil"/>
          <w:bottom w:val="nil"/>
          <w:right w:val="nil"/>
          <w:between w:val="nil"/>
        </w:pBdr>
        <w:spacing w:line="240" w:lineRule="auto"/>
        <w:jc w:val="both"/>
        <w:rPr>
          <w:color w:val="000000"/>
        </w:rPr>
      </w:pPr>
    </w:p>
    <w:p w14:paraId="7E73E9B4" w14:textId="4B189D3E" w:rsidR="00045438" w:rsidRPr="001E6694" w:rsidRDefault="00045438" w:rsidP="001E6694">
      <w:pPr>
        <w:rPr>
          <w:i/>
        </w:rPr>
      </w:pPr>
      <w:r>
        <w:rPr>
          <w:b/>
        </w:rPr>
        <w:t>Guion de video introductorio</w:t>
      </w:r>
    </w:p>
    <w:p w14:paraId="6B40E74B" w14:textId="77777777" w:rsidR="00867F4E" w:rsidRDefault="00867F4E">
      <w:pPr>
        <w:jc w:val="both"/>
        <w:rPr>
          <w:highlight w:val="yellow"/>
        </w:rPr>
      </w:pPr>
    </w:p>
    <w:tbl>
      <w:tblPr>
        <w:tblStyle w:val="afff2"/>
        <w:tblW w:w="14549"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66"/>
        <w:gridCol w:w="3629"/>
        <w:gridCol w:w="1575"/>
        <w:gridCol w:w="4965"/>
        <w:gridCol w:w="3014"/>
      </w:tblGrid>
      <w:tr w:rsidR="00867F4E" w14:paraId="359D0F1F" w14:textId="77777777" w:rsidTr="001E6694">
        <w:trPr>
          <w:trHeight w:val="640"/>
        </w:trPr>
        <w:tc>
          <w:tcPr>
            <w:tcW w:w="1366" w:type="dxa"/>
            <w:shd w:val="clear" w:color="auto" w:fill="C9DAF8"/>
            <w:tcMar>
              <w:top w:w="100" w:type="dxa"/>
              <w:left w:w="100" w:type="dxa"/>
              <w:bottom w:w="100" w:type="dxa"/>
              <w:right w:w="100" w:type="dxa"/>
            </w:tcMar>
          </w:tcPr>
          <w:p w14:paraId="33F61485" w14:textId="77777777" w:rsidR="00867F4E" w:rsidRDefault="009E2241" w:rsidP="001E6694">
            <w:pPr>
              <w:spacing w:before="240"/>
              <w:jc w:val="center"/>
              <w:rPr>
                <w:b/>
              </w:rPr>
            </w:pPr>
            <w:r>
              <w:rPr>
                <w:b/>
              </w:rPr>
              <w:t>Tipo de recurso</w:t>
            </w:r>
          </w:p>
        </w:tc>
        <w:tc>
          <w:tcPr>
            <w:tcW w:w="13183" w:type="dxa"/>
            <w:gridSpan w:val="4"/>
            <w:shd w:val="clear" w:color="auto" w:fill="C9DAF8"/>
            <w:tcMar>
              <w:top w:w="100" w:type="dxa"/>
              <w:left w:w="100" w:type="dxa"/>
              <w:bottom w:w="100" w:type="dxa"/>
              <w:right w:w="100" w:type="dxa"/>
            </w:tcMar>
          </w:tcPr>
          <w:p w14:paraId="027DF7EE" w14:textId="77777777" w:rsidR="00867F4E" w:rsidRDefault="009E2241" w:rsidP="001E6694">
            <w:pPr>
              <w:spacing w:before="240"/>
              <w:jc w:val="center"/>
            </w:pPr>
            <w:commentRangeStart w:id="0"/>
            <w:r>
              <w:t>Video spot animado</w:t>
            </w:r>
            <w:commentRangeEnd w:id="0"/>
            <w:r w:rsidR="00A42987">
              <w:rPr>
                <w:rStyle w:val="Refdecomentario"/>
              </w:rPr>
              <w:commentReference w:id="0"/>
            </w:r>
          </w:p>
        </w:tc>
      </w:tr>
      <w:tr w:rsidR="00867F4E" w14:paraId="3EEFA606" w14:textId="77777777" w:rsidTr="001E6694">
        <w:trPr>
          <w:trHeight w:val="477"/>
        </w:trPr>
        <w:tc>
          <w:tcPr>
            <w:tcW w:w="1366" w:type="dxa"/>
            <w:shd w:val="clear" w:color="auto" w:fill="C9DAF8"/>
            <w:tcMar>
              <w:top w:w="100" w:type="dxa"/>
              <w:left w:w="100" w:type="dxa"/>
              <w:bottom w:w="100" w:type="dxa"/>
              <w:right w:w="100" w:type="dxa"/>
            </w:tcMar>
          </w:tcPr>
          <w:p w14:paraId="6559F1CD" w14:textId="77777777" w:rsidR="00867F4E" w:rsidRDefault="009E2241" w:rsidP="001E6694">
            <w:pPr>
              <w:jc w:val="center"/>
              <w:rPr>
                <w:b/>
              </w:rPr>
            </w:pPr>
            <w:r>
              <w:rPr>
                <w:b/>
              </w:rPr>
              <w:t>NOTA</w:t>
            </w:r>
          </w:p>
        </w:tc>
        <w:tc>
          <w:tcPr>
            <w:tcW w:w="13183" w:type="dxa"/>
            <w:gridSpan w:val="4"/>
            <w:shd w:val="clear" w:color="auto" w:fill="C9DAF8"/>
            <w:tcMar>
              <w:top w:w="100" w:type="dxa"/>
              <w:left w:w="100" w:type="dxa"/>
              <w:bottom w:w="100" w:type="dxa"/>
              <w:right w:w="100" w:type="dxa"/>
            </w:tcMar>
          </w:tcPr>
          <w:p w14:paraId="469E38A3" w14:textId="77777777" w:rsidR="00867F4E" w:rsidRDefault="009E2241" w:rsidP="001E6694">
            <w:pPr>
              <w:jc w:val="center"/>
              <w:rPr>
                <w:b/>
              </w:rPr>
            </w:pPr>
            <w:r>
              <w:rPr>
                <w:b/>
              </w:rPr>
              <w:t>La totalidad del texto locutado para el video no debe superar las 390 palabras aproximadamente</w:t>
            </w:r>
          </w:p>
        </w:tc>
      </w:tr>
      <w:tr w:rsidR="00867F4E" w14:paraId="386169BB" w14:textId="77777777" w:rsidTr="001E6694">
        <w:trPr>
          <w:trHeight w:val="687"/>
        </w:trPr>
        <w:tc>
          <w:tcPr>
            <w:tcW w:w="1366" w:type="dxa"/>
            <w:shd w:val="clear" w:color="auto" w:fill="auto"/>
            <w:tcMar>
              <w:top w:w="100" w:type="dxa"/>
              <w:left w:w="100" w:type="dxa"/>
              <w:bottom w:w="100" w:type="dxa"/>
              <w:right w:w="100" w:type="dxa"/>
            </w:tcMar>
          </w:tcPr>
          <w:p w14:paraId="0AC101BC" w14:textId="77777777" w:rsidR="00867F4E" w:rsidRDefault="009E2241" w:rsidP="001E6694">
            <w:pPr>
              <w:jc w:val="both"/>
              <w:rPr>
                <w:b/>
              </w:rPr>
            </w:pPr>
            <w:r>
              <w:rPr>
                <w:b/>
              </w:rPr>
              <w:t>Título</w:t>
            </w:r>
          </w:p>
        </w:tc>
        <w:tc>
          <w:tcPr>
            <w:tcW w:w="13183" w:type="dxa"/>
            <w:gridSpan w:val="4"/>
            <w:shd w:val="clear" w:color="auto" w:fill="auto"/>
            <w:tcMar>
              <w:top w:w="100" w:type="dxa"/>
              <w:left w:w="100" w:type="dxa"/>
              <w:bottom w:w="100" w:type="dxa"/>
              <w:right w:w="100" w:type="dxa"/>
            </w:tcMar>
          </w:tcPr>
          <w:p w14:paraId="296C3CB3" w14:textId="77777777" w:rsidR="00867F4E" w:rsidRDefault="009E2241" w:rsidP="001E6694">
            <w:pPr>
              <w:jc w:val="both"/>
            </w:pPr>
            <w:r>
              <w:t>Introducción a los procesos de extracción, transformación y carga</w:t>
            </w:r>
          </w:p>
        </w:tc>
      </w:tr>
      <w:tr w:rsidR="00867F4E" w14:paraId="7482ADCD" w14:textId="77777777" w:rsidTr="001E6694">
        <w:trPr>
          <w:trHeight w:val="510"/>
        </w:trPr>
        <w:tc>
          <w:tcPr>
            <w:tcW w:w="1366" w:type="dxa"/>
            <w:shd w:val="clear" w:color="auto" w:fill="auto"/>
            <w:tcMar>
              <w:top w:w="100" w:type="dxa"/>
              <w:left w:w="100" w:type="dxa"/>
              <w:bottom w:w="100" w:type="dxa"/>
              <w:right w:w="100" w:type="dxa"/>
            </w:tcMar>
          </w:tcPr>
          <w:p w14:paraId="0C220873" w14:textId="77777777" w:rsidR="00867F4E" w:rsidRDefault="009E2241" w:rsidP="001E6694">
            <w:pPr>
              <w:jc w:val="both"/>
              <w:rPr>
                <w:b/>
              </w:rPr>
            </w:pPr>
            <w:r>
              <w:rPr>
                <w:b/>
              </w:rPr>
              <w:t>Escena</w:t>
            </w:r>
          </w:p>
        </w:tc>
        <w:tc>
          <w:tcPr>
            <w:tcW w:w="3629" w:type="dxa"/>
            <w:shd w:val="clear" w:color="auto" w:fill="auto"/>
            <w:tcMar>
              <w:top w:w="100" w:type="dxa"/>
              <w:left w:w="100" w:type="dxa"/>
              <w:bottom w:w="100" w:type="dxa"/>
              <w:right w:w="100" w:type="dxa"/>
            </w:tcMar>
          </w:tcPr>
          <w:p w14:paraId="10AACB45" w14:textId="77777777" w:rsidR="00867F4E" w:rsidRDefault="009E2241" w:rsidP="001E6694">
            <w:pPr>
              <w:jc w:val="both"/>
              <w:rPr>
                <w:b/>
              </w:rPr>
            </w:pPr>
            <w:r>
              <w:rPr>
                <w:b/>
              </w:rPr>
              <w:t>Imagen</w:t>
            </w:r>
          </w:p>
        </w:tc>
        <w:tc>
          <w:tcPr>
            <w:tcW w:w="1575" w:type="dxa"/>
            <w:shd w:val="clear" w:color="auto" w:fill="auto"/>
            <w:tcMar>
              <w:top w:w="100" w:type="dxa"/>
              <w:left w:w="100" w:type="dxa"/>
              <w:bottom w:w="100" w:type="dxa"/>
              <w:right w:w="100" w:type="dxa"/>
            </w:tcMar>
          </w:tcPr>
          <w:p w14:paraId="0344BEFB" w14:textId="77777777" w:rsidR="00867F4E" w:rsidRDefault="009E2241" w:rsidP="001E6694">
            <w:pPr>
              <w:jc w:val="both"/>
              <w:rPr>
                <w:b/>
              </w:rPr>
            </w:pPr>
            <w:r>
              <w:rPr>
                <w:b/>
              </w:rPr>
              <w:t>Sonido</w:t>
            </w:r>
          </w:p>
        </w:tc>
        <w:tc>
          <w:tcPr>
            <w:tcW w:w="4965" w:type="dxa"/>
            <w:shd w:val="clear" w:color="auto" w:fill="auto"/>
            <w:tcMar>
              <w:top w:w="100" w:type="dxa"/>
              <w:left w:w="100" w:type="dxa"/>
              <w:bottom w:w="100" w:type="dxa"/>
              <w:right w:w="100" w:type="dxa"/>
            </w:tcMar>
          </w:tcPr>
          <w:p w14:paraId="7F5F5D66" w14:textId="77777777" w:rsidR="00867F4E" w:rsidRDefault="009E2241" w:rsidP="001E6694">
            <w:pPr>
              <w:jc w:val="both"/>
              <w:rPr>
                <w:b/>
              </w:rPr>
            </w:pPr>
            <w:r>
              <w:rPr>
                <w:b/>
              </w:rPr>
              <w:t>Narración (voz en off)</w:t>
            </w:r>
          </w:p>
        </w:tc>
        <w:tc>
          <w:tcPr>
            <w:tcW w:w="3014" w:type="dxa"/>
            <w:shd w:val="clear" w:color="auto" w:fill="auto"/>
            <w:tcMar>
              <w:top w:w="100" w:type="dxa"/>
              <w:left w:w="100" w:type="dxa"/>
              <w:bottom w:w="100" w:type="dxa"/>
              <w:right w:w="100" w:type="dxa"/>
            </w:tcMar>
          </w:tcPr>
          <w:p w14:paraId="088F176F" w14:textId="77777777" w:rsidR="00867F4E" w:rsidRDefault="009E2241" w:rsidP="001E6694">
            <w:pPr>
              <w:jc w:val="both"/>
              <w:rPr>
                <w:b/>
              </w:rPr>
            </w:pPr>
            <w:r>
              <w:rPr>
                <w:b/>
              </w:rPr>
              <w:t>Texto</w:t>
            </w:r>
          </w:p>
        </w:tc>
      </w:tr>
      <w:tr w:rsidR="00867F4E" w14:paraId="55AA1284" w14:textId="77777777" w:rsidTr="001E6694">
        <w:trPr>
          <w:trHeight w:val="2280"/>
        </w:trPr>
        <w:tc>
          <w:tcPr>
            <w:tcW w:w="1366" w:type="dxa"/>
            <w:shd w:val="clear" w:color="auto" w:fill="auto"/>
            <w:tcMar>
              <w:top w:w="100" w:type="dxa"/>
              <w:left w:w="100" w:type="dxa"/>
              <w:bottom w:w="100" w:type="dxa"/>
              <w:right w:w="100" w:type="dxa"/>
            </w:tcMar>
          </w:tcPr>
          <w:p w14:paraId="54527F51" w14:textId="77777777" w:rsidR="00867F4E" w:rsidRDefault="009E2241" w:rsidP="001E6694">
            <w:pPr>
              <w:jc w:val="both"/>
              <w:rPr>
                <w:b/>
              </w:rPr>
            </w:pPr>
            <w:r>
              <w:rPr>
                <w:b/>
              </w:rPr>
              <w:lastRenderedPageBreak/>
              <w:t>1</w:t>
            </w:r>
          </w:p>
        </w:tc>
        <w:tc>
          <w:tcPr>
            <w:tcW w:w="3629" w:type="dxa"/>
            <w:shd w:val="clear" w:color="auto" w:fill="auto"/>
            <w:tcMar>
              <w:top w:w="100" w:type="dxa"/>
              <w:left w:w="100" w:type="dxa"/>
              <w:bottom w:w="100" w:type="dxa"/>
              <w:right w:w="100" w:type="dxa"/>
            </w:tcMar>
          </w:tcPr>
          <w:p w14:paraId="24A3C137" w14:textId="2698ED9B" w:rsidR="00CF6D1A" w:rsidRDefault="00CF6D1A">
            <w:pPr>
              <w:jc w:val="both"/>
            </w:pPr>
            <w:r>
              <w:t xml:space="preserve">Imagen que muestre a una persona en un </w:t>
            </w:r>
            <w:r w:rsidR="005F7199">
              <w:t xml:space="preserve">PC </w:t>
            </w:r>
            <w:r>
              <w:t>haciendo recolección de datos</w:t>
            </w:r>
            <w:r w:rsidR="001723F4">
              <w:t>.</w:t>
            </w:r>
          </w:p>
          <w:p w14:paraId="7B0D72EC" w14:textId="77777777" w:rsidR="001723F4" w:rsidRDefault="001723F4" w:rsidP="001E6694">
            <w:pPr>
              <w:jc w:val="both"/>
            </w:pPr>
          </w:p>
          <w:p w14:paraId="7BEB2B5A" w14:textId="3F2038C6" w:rsidR="00867F4E" w:rsidRDefault="009E2241" w:rsidP="001E6694">
            <w:pPr>
              <w:jc w:val="both"/>
            </w:pPr>
            <w:r>
              <w:rPr>
                <w:noProof/>
                <w:lang w:val="en-US"/>
              </w:rPr>
              <w:drawing>
                <wp:inline distT="0" distB="0" distL="0" distR="0" wp14:anchorId="6733D746" wp14:editId="43491872">
                  <wp:extent cx="2244725" cy="1495425"/>
                  <wp:effectExtent l="0" t="0" r="0" b="0"/>
                  <wp:docPr id="67" name="image5.jpg" descr="Hand using laptop computer with virtual screen and document for online approve paperless quality assurance and erp management concept"/>
                  <wp:cNvGraphicFramePr/>
                  <a:graphic xmlns:a="http://schemas.openxmlformats.org/drawingml/2006/main">
                    <a:graphicData uri="http://schemas.openxmlformats.org/drawingml/2006/picture">
                      <pic:pic xmlns:pic="http://schemas.openxmlformats.org/drawingml/2006/picture">
                        <pic:nvPicPr>
                          <pic:cNvPr id="0" name="image5.jpg" descr="Hand using laptop computer with virtual screen and document for online approve paperless quality assurance and erp management concept"/>
                          <pic:cNvPicPr preferRelativeResize="0"/>
                        </pic:nvPicPr>
                        <pic:blipFill>
                          <a:blip r:embed="rId13"/>
                          <a:srcRect/>
                          <a:stretch>
                            <a:fillRect/>
                          </a:stretch>
                        </pic:blipFill>
                        <pic:spPr>
                          <a:xfrm>
                            <a:off x="0" y="0"/>
                            <a:ext cx="2244725" cy="1495425"/>
                          </a:xfrm>
                          <a:prstGeom prst="rect">
                            <a:avLst/>
                          </a:prstGeom>
                          <a:ln/>
                        </pic:spPr>
                      </pic:pic>
                    </a:graphicData>
                  </a:graphic>
                </wp:inline>
              </w:drawing>
            </w:r>
          </w:p>
          <w:p w14:paraId="07EB0F3D" w14:textId="780D3710" w:rsidR="00867F4E" w:rsidRDefault="003C6E62" w:rsidP="001E6694">
            <w:pPr>
              <w:jc w:val="both"/>
            </w:pPr>
            <w:r>
              <w:t xml:space="preserve">Fuente: </w:t>
            </w:r>
            <w:hyperlink r:id="rId14" w:history="1">
              <w:r w:rsidR="00715597" w:rsidRPr="00DE5E0F">
                <w:rPr>
                  <w:rStyle w:val="Hipervnculo"/>
                </w:rPr>
                <w:t>https://www.freepik.com/free-photo/hand-using-laptop-computer-with-virtual-screen-document-online-approve-paperless-quality-assurance-erp-management-concept_24755711.htm</w:t>
              </w:r>
            </w:hyperlink>
            <w:r w:rsidR="00715597">
              <w:t xml:space="preserve"> </w:t>
            </w:r>
          </w:p>
        </w:tc>
        <w:tc>
          <w:tcPr>
            <w:tcW w:w="1575" w:type="dxa"/>
            <w:shd w:val="clear" w:color="auto" w:fill="auto"/>
            <w:tcMar>
              <w:top w:w="100" w:type="dxa"/>
              <w:left w:w="100" w:type="dxa"/>
              <w:bottom w:w="100" w:type="dxa"/>
              <w:right w:w="100" w:type="dxa"/>
            </w:tcMar>
          </w:tcPr>
          <w:p w14:paraId="5FB44E3B" w14:textId="77777777" w:rsidR="00867F4E" w:rsidRDefault="009E2241" w:rsidP="001E6694">
            <w:r>
              <w:t>Música de fondo</w:t>
            </w:r>
          </w:p>
        </w:tc>
        <w:tc>
          <w:tcPr>
            <w:tcW w:w="4965" w:type="dxa"/>
            <w:shd w:val="clear" w:color="auto" w:fill="auto"/>
            <w:tcMar>
              <w:top w:w="100" w:type="dxa"/>
              <w:left w:w="100" w:type="dxa"/>
              <w:bottom w:w="100" w:type="dxa"/>
              <w:right w:w="100" w:type="dxa"/>
            </w:tcMar>
          </w:tcPr>
          <w:p w14:paraId="232A1AAE" w14:textId="67BFA40B" w:rsidR="00867F4E" w:rsidRDefault="009E2241" w:rsidP="001E6694">
            <w:r>
              <w:rPr>
                <w:color w:val="000000"/>
              </w:rPr>
              <w:t>Uno de los principales retos que enfrenta una organización es cómo debe realizar los procesos de recolección de datos de las diversas fuentes que alimentan el sistema de información,</w:t>
            </w:r>
            <w:r w:rsidR="007C0B28">
              <w:rPr>
                <w:color w:val="000000"/>
              </w:rPr>
              <w:t xml:space="preserve"> saber</w:t>
            </w:r>
            <w:r>
              <w:rPr>
                <w:color w:val="000000"/>
              </w:rPr>
              <w:t xml:space="preserve"> dónde estará ubicada </w:t>
            </w:r>
            <w:r w:rsidR="00166521">
              <w:rPr>
                <w:color w:val="000000"/>
              </w:rPr>
              <w:t xml:space="preserve">la misma </w:t>
            </w:r>
            <w:r>
              <w:rPr>
                <w:color w:val="000000"/>
              </w:rPr>
              <w:t>para facilitar su acceso y uso y</w:t>
            </w:r>
            <w:r w:rsidR="007C0B28">
              <w:rPr>
                <w:color w:val="000000"/>
              </w:rPr>
              <w:t xml:space="preserve"> conocer</w:t>
            </w:r>
            <w:r>
              <w:rPr>
                <w:color w:val="000000"/>
              </w:rPr>
              <w:t xml:space="preserve"> si l</w:t>
            </w:r>
            <w:r w:rsidR="007C0B28">
              <w:rPr>
                <w:color w:val="000000"/>
              </w:rPr>
              <w:t>os</w:t>
            </w:r>
            <w:r>
              <w:rPr>
                <w:color w:val="000000"/>
              </w:rPr>
              <w:t xml:space="preserve"> </w:t>
            </w:r>
            <w:r w:rsidR="007C0B28">
              <w:rPr>
                <w:color w:val="000000"/>
              </w:rPr>
              <w:t xml:space="preserve">datos </w:t>
            </w:r>
            <w:r>
              <w:rPr>
                <w:color w:val="000000"/>
              </w:rPr>
              <w:t>recolectad</w:t>
            </w:r>
            <w:r w:rsidR="007C0B28">
              <w:rPr>
                <w:color w:val="000000"/>
              </w:rPr>
              <w:t>os</w:t>
            </w:r>
            <w:r>
              <w:rPr>
                <w:color w:val="000000"/>
              </w:rPr>
              <w:t xml:space="preserve"> se encuentra</w:t>
            </w:r>
            <w:r w:rsidR="007C0B28">
              <w:rPr>
                <w:color w:val="000000"/>
              </w:rPr>
              <w:t>n</w:t>
            </w:r>
            <w:r>
              <w:rPr>
                <w:color w:val="000000"/>
              </w:rPr>
              <w:t xml:space="preserve"> en un formato útil y claro para su aprovechamiento.</w:t>
            </w:r>
          </w:p>
        </w:tc>
        <w:tc>
          <w:tcPr>
            <w:tcW w:w="3014" w:type="dxa"/>
            <w:shd w:val="clear" w:color="auto" w:fill="auto"/>
            <w:tcMar>
              <w:top w:w="100" w:type="dxa"/>
              <w:left w:w="100" w:type="dxa"/>
              <w:bottom w:w="100" w:type="dxa"/>
              <w:right w:w="100" w:type="dxa"/>
            </w:tcMar>
          </w:tcPr>
          <w:p w14:paraId="214E589C" w14:textId="3E052D16" w:rsidR="00867F4E" w:rsidRDefault="009E2241">
            <w:r>
              <w:t xml:space="preserve">La </w:t>
            </w:r>
            <w:r w:rsidR="00544B42">
              <w:t xml:space="preserve">extracción </w:t>
            </w:r>
            <w:r>
              <w:t>de datos, su transformación y carga representan un reto para la organización.</w:t>
            </w:r>
          </w:p>
        </w:tc>
      </w:tr>
      <w:tr w:rsidR="00867F4E" w14:paraId="5876E656" w14:textId="77777777" w:rsidTr="001E6694">
        <w:trPr>
          <w:trHeight w:val="1020"/>
        </w:trPr>
        <w:tc>
          <w:tcPr>
            <w:tcW w:w="1366" w:type="dxa"/>
            <w:shd w:val="clear" w:color="auto" w:fill="auto"/>
            <w:tcMar>
              <w:top w:w="100" w:type="dxa"/>
              <w:left w:w="100" w:type="dxa"/>
              <w:bottom w:w="100" w:type="dxa"/>
              <w:right w:w="100" w:type="dxa"/>
            </w:tcMar>
          </w:tcPr>
          <w:p w14:paraId="7895347B" w14:textId="77777777" w:rsidR="00867F4E" w:rsidRDefault="009E2241">
            <w:pPr>
              <w:spacing w:before="240" w:after="240"/>
              <w:jc w:val="both"/>
              <w:rPr>
                <w:b/>
              </w:rPr>
            </w:pPr>
            <w:r>
              <w:rPr>
                <w:b/>
              </w:rPr>
              <w:t>2</w:t>
            </w:r>
          </w:p>
        </w:tc>
        <w:tc>
          <w:tcPr>
            <w:tcW w:w="3629" w:type="dxa"/>
            <w:shd w:val="clear" w:color="auto" w:fill="auto"/>
            <w:tcMar>
              <w:top w:w="100" w:type="dxa"/>
              <w:left w:w="100" w:type="dxa"/>
              <w:bottom w:w="100" w:type="dxa"/>
              <w:right w:w="100" w:type="dxa"/>
            </w:tcMar>
          </w:tcPr>
          <w:p w14:paraId="54C535A6" w14:textId="628E93A8" w:rsidR="00F24CA9" w:rsidRDefault="00F24CA9" w:rsidP="001E6694">
            <w:pPr>
              <w:jc w:val="both"/>
            </w:pPr>
            <w:r>
              <w:t xml:space="preserve">Imagen que muestre a un analista de datos en un </w:t>
            </w:r>
            <w:r w:rsidR="001723F4">
              <w:t>PC</w:t>
            </w:r>
            <w:r w:rsidR="00E066C2">
              <w:t>.</w:t>
            </w:r>
          </w:p>
          <w:p w14:paraId="0F0B4D6B" w14:textId="4626ACEF" w:rsidR="00867F4E" w:rsidRDefault="009E2241" w:rsidP="001E6694">
            <w:pPr>
              <w:jc w:val="both"/>
            </w:pPr>
            <w:r>
              <w:rPr>
                <w:noProof/>
                <w:lang w:val="en-US"/>
              </w:rPr>
              <w:lastRenderedPageBreak/>
              <w:drawing>
                <wp:inline distT="0" distB="0" distL="0" distR="0" wp14:anchorId="20ED471A" wp14:editId="49CD7036">
                  <wp:extent cx="2244725" cy="1638935"/>
                  <wp:effectExtent l="0" t="0" r="0" b="0"/>
                  <wp:docPr id="69" name="image4.jpg" descr="Cloud computing data management concept"/>
                  <wp:cNvGraphicFramePr/>
                  <a:graphic xmlns:a="http://schemas.openxmlformats.org/drawingml/2006/main">
                    <a:graphicData uri="http://schemas.openxmlformats.org/drawingml/2006/picture">
                      <pic:pic xmlns:pic="http://schemas.openxmlformats.org/drawingml/2006/picture">
                        <pic:nvPicPr>
                          <pic:cNvPr id="0" name="image4.jpg" descr="Cloud computing data management concept"/>
                          <pic:cNvPicPr preferRelativeResize="0"/>
                        </pic:nvPicPr>
                        <pic:blipFill>
                          <a:blip r:embed="rId15"/>
                          <a:srcRect/>
                          <a:stretch>
                            <a:fillRect/>
                          </a:stretch>
                        </pic:blipFill>
                        <pic:spPr>
                          <a:xfrm>
                            <a:off x="0" y="0"/>
                            <a:ext cx="2244725" cy="1638935"/>
                          </a:xfrm>
                          <a:prstGeom prst="rect">
                            <a:avLst/>
                          </a:prstGeom>
                          <a:ln/>
                        </pic:spPr>
                      </pic:pic>
                    </a:graphicData>
                  </a:graphic>
                </wp:inline>
              </w:drawing>
            </w:r>
          </w:p>
          <w:p w14:paraId="3FA5C9BA" w14:textId="2E065674" w:rsidR="00867F4E" w:rsidRDefault="003C6E62" w:rsidP="001E6694">
            <w:pPr>
              <w:jc w:val="both"/>
            </w:pPr>
            <w:r>
              <w:t xml:space="preserve">Fuente: </w:t>
            </w:r>
            <w:hyperlink r:id="rId16" w:history="1">
              <w:r w:rsidR="00715597" w:rsidRPr="00DE5E0F">
                <w:rPr>
                  <w:rStyle w:val="Hipervnculo"/>
                </w:rPr>
                <w:t>https://img.freepik.com/free-photo/cloud-computing-data-management-concept_53876-127747.jpg?w=740&amp;t=st=1666582477~exp=1666583077~hmac=4c501dba23213d30c213fec594324809b760c1d2eac135386c5229fe047830d3</w:t>
              </w:r>
            </w:hyperlink>
            <w:r w:rsidR="00715597">
              <w:t xml:space="preserve"> </w:t>
            </w:r>
          </w:p>
        </w:tc>
        <w:tc>
          <w:tcPr>
            <w:tcW w:w="1575" w:type="dxa"/>
            <w:shd w:val="clear" w:color="auto" w:fill="auto"/>
            <w:tcMar>
              <w:top w:w="100" w:type="dxa"/>
              <w:left w:w="100" w:type="dxa"/>
              <w:bottom w:w="100" w:type="dxa"/>
              <w:right w:w="100" w:type="dxa"/>
            </w:tcMar>
          </w:tcPr>
          <w:p w14:paraId="5638C5D4" w14:textId="77777777" w:rsidR="00867F4E" w:rsidRDefault="009E2241" w:rsidP="001E6694">
            <w:r>
              <w:lastRenderedPageBreak/>
              <w:t>Música de fondo</w:t>
            </w:r>
          </w:p>
        </w:tc>
        <w:tc>
          <w:tcPr>
            <w:tcW w:w="4965" w:type="dxa"/>
            <w:shd w:val="clear" w:color="auto" w:fill="auto"/>
            <w:tcMar>
              <w:top w:w="100" w:type="dxa"/>
              <w:left w:w="100" w:type="dxa"/>
              <w:bottom w:w="100" w:type="dxa"/>
              <w:right w:w="100" w:type="dxa"/>
            </w:tcMar>
          </w:tcPr>
          <w:p w14:paraId="5B0A2703" w14:textId="33F6FF25" w:rsidR="00867F4E" w:rsidRDefault="00E032DB" w:rsidP="001E6694">
            <w:pPr>
              <w:spacing w:after="120"/>
              <w:rPr>
                <w:color w:val="000000"/>
              </w:rPr>
            </w:pPr>
            <w:r>
              <w:rPr>
                <w:color w:val="000000"/>
              </w:rPr>
              <w:t>P</w:t>
            </w:r>
            <w:r w:rsidR="009E2241">
              <w:rPr>
                <w:color w:val="000000"/>
              </w:rPr>
              <w:t>ara afrontar estos retos,</w:t>
            </w:r>
            <w:r>
              <w:rPr>
                <w:color w:val="000000"/>
              </w:rPr>
              <w:t xml:space="preserve"> se definieron</w:t>
            </w:r>
            <w:r w:rsidR="009E2241">
              <w:rPr>
                <w:color w:val="000000"/>
              </w:rPr>
              <w:t xml:space="preserve"> procesos de extracción, transformación y carga (ETL</w:t>
            </w:r>
            <w:r>
              <w:rPr>
                <w:color w:val="000000"/>
              </w:rPr>
              <w:t>,</w:t>
            </w:r>
            <w:r w:rsidR="009E2241">
              <w:rPr>
                <w:color w:val="000000"/>
              </w:rPr>
              <w:t xml:space="preserve"> por sus siglas en inglés)</w:t>
            </w:r>
            <w:r>
              <w:rPr>
                <w:color w:val="000000"/>
              </w:rPr>
              <w:t>,</w:t>
            </w:r>
            <w:r w:rsidR="009E2241">
              <w:rPr>
                <w:color w:val="000000"/>
              </w:rPr>
              <w:t xml:space="preserve"> que orientan a los científicos de datos, analistas e investigadores en </w:t>
            </w:r>
            <w:r w:rsidR="001723F4">
              <w:rPr>
                <w:color w:val="000000"/>
              </w:rPr>
              <w:t>cómo</w:t>
            </w:r>
            <w:r w:rsidR="009E2241">
              <w:rPr>
                <w:color w:val="000000"/>
              </w:rPr>
              <w:t xml:space="preserve"> canalizar la información desde su recopilación de diversos </w:t>
            </w:r>
            <w:r w:rsidR="00175D53">
              <w:rPr>
                <w:color w:val="000000"/>
              </w:rPr>
              <w:t>orígenes</w:t>
            </w:r>
            <w:r w:rsidR="009E2241">
              <w:rPr>
                <w:color w:val="000000"/>
              </w:rPr>
              <w:t xml:space="preserve">, pasando por </w:t>
            </w:r>
            <w:r>
              <w:rPr>
                <w:color w:val="000000"/>
              </w:rPr>
              <w:lastRenderedPageBreak/>
              <w:t>su</w:t>
            </w:r>
            <w:r w:rsidR="009E2241">
              <w:rPr>
                <w:color w:val="000000"/>
              </w:rPr>
              <w:t xml:space="preserve"> transformación</w:t>
            </w:r>
            <w:r w:rsidR="001E6694">
              <w:rPr>
                <w:color w:val="000000"/>
              </w:rPr>
              <w:t>,</w:t>
            </w:r>
            <w:r w:rsidR="009E2241">
              <w:rPr>
                <w:color w:val="000000"/>
              </w:rPr>
              <w:t xml:space="preserve"> según las necesidades</w:t>
            </w:r>
            <w:r w:rsidR="001E6694">
              <w:rPr>
                <w:color w:val="000000"/>
              </w:rPr>
              <w:t xml:space="preserve"> y</w:t>
            </w:r>
            <w:r w:rsidR="009E2241">
              <w:rPr>
                <w:color w:val="000000"/>
              </w:rPr>
              <w:t xml:space="preserve"> </w:t>
            </w:r>
            <w:r>
              <w:rPr>
                <w:color w:val="000000"/>
              </w:rPr>
              <w:t>hasta</w:t>
            </w:r>
            <w:r w:rsidR="009E2241">
              <w:rPr>
                <w:color w:val="000000"/>
              </w:rPr>
              <w:t xml:space="preserve"> su posterior almacenamiento</w:t>
            </w:r>
            <w:r>
              <w:rPr>
                <w:color w:val="000000"/>
              </w:rPr>
              <w:t>,</w:t>
            </w:r>
            <w:r w:rsidR="009E2241">
              <w:rPr>
                <w:color w:val="000000"/>
              </w:rPr>
              <w:t xml:space="preserve"> </w:t>
            </w:r>
            <w:r>
              <w:rPr>
                <w:color w:val="000000"/>
              </w:rPr>
              <w:t>con el fin de que</w:t>
            </w:r>
            <w:r w:rsidR="009E2241">
              <w:rPr>
                <w:color w:val="000000"/>
              </w:rPr>
              <w:t xml:space="preserve"> </w:t>
            </w:r>
            <w:r w:rsidR="00390B12">
              <w:rPr>
                <w:color w:val="000000"/>
              </w:rPr>
              <w:t xml:space="preserve">la información </w:t>
            </w:r>
            <w:r w:rsidR="009E2241">
              <w:rPr>
                <w:color w:val="000000"/>
              </w:rPr>
              <w:t>pueda ser explotada por la organización.</w:t>
            </w:r>
          </w:p>
        </w:tc>
        <w:tc>
          <w:tcPr>
            <w:tcW w:w="3014" w:type="dxa"/>
            <w:shd w:val="clear" w:color="auto" w:fill="auto"/>
            <w:tcMar>
              <w:top w:w="100" w:type="dxa"/>
              <w:left w:w="100" w:type="dxa"/>
              <w:bottom w:w="100" w:type="dxa"/>
              <w:right w:w="100" w:type="dxa"/>
            </w:tcMar>
          </w:tcPr>
          <w:p w14:paraId="2F87857E" w14:textId="77777777" w:rsidR="00867F4E" w:rsidRDefault="009E2241">
            <w:r>
              <w:lastRenderedPageBreak/>
              <w:t>Extracción</w:t>
            </w:r>
          </w:p>
          <w:p w14:paraId="43174AF4" w14:textId="77777777" w:rsidR="00867F4E" w:rsidRDefault="009E2241">
            <w:r>
              <w:t>Transformación</w:t>
            </w:r>
          </w:p>
          <w:p w14:paraId="63ABFF88" w14:textId="77777777" w:rsidR="00867F4E" w:rsidRDefault="009E2241">
            <w:r>
              <w:t>Carga</w:t>
            </w:r>
          </w:p>
        </w:tc>
      </w:tr>
      <w:tr w:rsidR="00175D53" w14:paraId="6F6F425B" w14:textId="77777777" w:rsidTr="001E6694">
        <w:trPr>
          <w:trHeight w:val="1020"/>
        </w:trPr>
        <w:tc>
          <w:tcPr>
            <w:tcW w:w="1366" w:type="dxa"/>
            <w:shd w:val="clear" w:color="auto" w:fill="auto"/>
            <w:tcMar>
              <w:top w:w="100" w:type="dxa"/>
              <w:left w:w="100" w:type="dxa"/>
              <w:bottom w:w="100" w:type="dxa"/>
              <w:right w:w="100" w:type="dxa"/>
            </w:tcMar>
          </w:tcPr>
          <w:p w14:paraId="349163E1" w14:textId="4A6CB024" w:rsidR="00175D53" w:rsidRDefault="004E34E1">
            <w:pPr>
              <w:spacing w:before="240" w:after="240"/>
              <w:jc w:val="both"/>
              <w:rPr>
                <w:b/>
              </w:rPr>
            </w:pPr>
            <w:r>
              <w:rPr>
                <w:b/>
              </w:rPr>
              <w:t>3</w:t>
            </w:r>
          </w:p>
        </w:tc>
        <w:tc>
          <w:tcPr>
            <w:tcW w:w="3629" w:type="dxa"/>
            <w:shd w:val="clear" w:color="auto" w:fill="auto"/>
            <w:tcMar>
              <w:top w:w="100" w:type="dxa"/>
              <w:left w:w="100" w:type="dxa"/>
              <w:bottom w:w="100" w:type="dxa"/>
              <w:right w:w="100" w:type="dxa"/>
            </w:tcMar>
          </w:tcPr>
          <w:p w14:paraId="6AED8A32" w14:textId="39EAD9C6" w:rsidR="00F24CA9" w:rsidRDefault="00F24CA9" w:rsidP="005559D7">
            <w:pPr>
              <w:jc w:val="both"/>
              <w:rPr>
                <w:noProof/>
              </w:rPr>
            </w:pPr>
            <w:r>
              <w:rPr>
                <w:noProof/>
              </w:rPr>
              <w:t>Imagen que muestre extracción de datos</w:t>
            </w:r>
          </w:p>
          <w:p w14:paraId="01B15D9F" w14:textId="77777777" w:rsidR="005559D7" w:rsidRDefault="005559D7" w:rsidP="001E6694">
            <w:pPr>
              <w:jc w:val="both"/>
              <w:rPr>
                <w:noProof/>
              </w:rPr>
            </w:pPr>
          </w:p>
          <w:p w14:paraId="1CCA99AF" w14:textId="30968918" w:rsidR="00175D53" w:rsidRDefault="004E34E1" w:rsidP="005559D7">
            <w:pPr>
              <w:jc w:val="both"/>
              <w:rPr>
                <w:noProof/>
              </w:rPr>
            </w:pPr>
            <w:r>
              <w:rPr>
                <w:noProof/>
                <w:lang w:val="en-US"/>
              </w:rPr>
              <w:drawing>
                <wp:inline distT="114300" distB="114300" distL="114300" distR="114300" wp14:anchorId="52FDA374" wp14:editId="5A5601F9">
                  <wp:extent cx="2028825" cy="923925"/>
                  <wp:effectExtent l="0" t="0" r="9525" b="9525"/>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055404" cy="936029"/>
                          </a:xfrm>
                          <a:prstGeom prst="rect">
                            <a:avLst/>
                          </a:prstGeom>
                          <a:ln/>
                        </pic:spPr>
                      </pic:pic>
                    </a:graphicData>
                  </a:graphic>
                </wp:inline>
              </w:drawing>
            </w:r>
          </w:p>
          <w:p w14:paraId="48B17984" w14:textId="57D08349" w:rsidR="004E34E1" w:rsidRDefault="003C6E62" w:rsidP="001E6694">
            <w:pPr>
              <w:pBdr>
                <w:top w:val="nil"/>
                <w:left w:val="nil"/>
                <w:bottom w:val="nil"/>
                <w:right w:val="nil"/>
                <w:between w:val="nil"/>
              </w:pBdr>
              <w:spacing w:line="240" w:lineRule="auto"/>
              <w:rPr>
                <w:noProof/>
              </w:rPr>
            </w:pPr>
            <w:r>
              <w:lastRenderedPageBreak/>
              <w:t>Fuente:</w:t>
            </w:r>
            <w:hyperlink r:id="rId18" w:history="1">
              <w:r w:rsidR="00715597" w:rsidRPr="001E6694">
                <w:rPr>
                  <w:rStyle w:val="Hipervnculo"/>
                  <w:iCs/>
                </w:rPr>
                <w:t>https://learn.microsoft.com/es-es/azure/architecture/data-guide/images/etl.png</w:t>
              </w:r>
            </w:hyperlink>
            <w:r w:rsidR="00715597" w:rsidRPr="001E6694">
              <w:rPr>
                <w:iCs/>
                <w:sz w:val="2"/>
                <w:szCs w:val="2"/>
              </w:rPr>
              <w:t xml:space="preserve"> </w:t>
            </w:r>
          </w:p>
        </w:tc>
        <w:tc>
          <w:tcPr>
            <w:tcW w:w="1575" w:type="dxa"/>
            <w:shd w:val="clear" w:color="auto" w:fill="auto"/>
            <w:tcMar>
              <w:top w:w="100" w:type="dxa"/>
              <w:left w:w="100" w:type="dxa"/>
              <w:bottom w:w="100" w:type="dxa"/>
              <w:right w:w="100" w:type="dxa"/>
            </w:tcMar>
          </w:tcPr>
          <w:p w14:paraId="5B8FA16E" w14:textId="519118CF" w:rsidR="00175D53" w:rsidRDefault="004E34E1" w:rsidP="001E6694">
            <w:r>
              <w:lastRenderedPageBreak/>
              <w:t>Música de fondo</w:t>
            </w:r>
          </w:p>
        </w:tc>
        <w:tc>
          <w:tcPr>
            <w:tcW w:w="4965" w:type="dxa"/>
            <w:shd w:val="clear" w:color="auto" w:fill="auto"/>
            <w:tcMar>
              <w:top w:w="100" w:type="dxa"/>
              <w:left w:w="100" w:type="dxa"/>
              <w:bottom w:w="100" w:type="dxa"/>
              <w:right w:w="100" w:type="dxa"/>
            </w:tcMar>
          </w:tcPr>
          <w:p w14:paraId="53C6B4A3" w14:textId="75497AD5" w:rsidR="00175D53" w:rsidRDefault="00175D53" w:rsidP="001E6694">
            <w:pPr>
              <w:spacing w:after="120"/>
              <w:rPr>
                <w:color w:val="000000"/>
              </w:rPr>
            </w:pPr>
            <w:r>
              <w:rPr>
                <w:color w:val="000000"/>
              </w:rPr>
              <w:t>En los procesos de extracción se obtienen los datos de las fuentes internas y externas</w:t>
            </w:r>
            <w:r w:rsidR="00E066C2">
              <w:rPr>
                <w:color w:val="000000"/>
              </w:rPr>
              <w:t xml:space="preserve"> que están</w:t>
            </w:r>
            <w:r>
              <w:rPr>
                <w:color w:val="000000"/>
              </w:rPr>
              <w:t xml:space="preserve"> disponibles. Estos datos pueden tener diferentes orígenes y formatos</w:t>
            </w:r>
            <w:r w:rsidR="00E066C2">
              <w:rPr>
                <w:color w:val="000000"/>
              </w:rPr>
              <w:t>,</w:t>
            </w:r>
            <w:r>
              <w:rPr>
                <w:color w:val="000000"/>
              </w:rPr>
              <w:t xml:space="preserve"> como hojas de cálculo, bases de datos y archivos planos.</w:t>
            </w:r>
          </w:p>
          <w:p w14:paraId="2D62A41A" w14:textId="46E4CEF0" w:rsidR="00175D53" w:rsidRDefault="00E066C2" w:rsidP="001E6694">
            <w:pPr>
              <w:spacing w:after="120"/>
              <w:rPr>
                <w:color w:val="000000"/>
              </w:rPr>
            </w:pPr>
            <w:r>
              <w:rPr>
                <w:color w:val="000000"/>
              </w:rPr>
              <w:t>Por su parte, e</w:t>
            </w:r>
            <w:r w:rsidR="00175D53">
              <w:rPr>
                <w:color w:val="000000"/>
              </w:rPr>
              <w:t xml:space="preserve">n el proceso de transformación se convierten los datos desde su formato inicial al </w:t>
            </w:r>
            <w:r w:rsidR="00175D53">
              <w:rPr>
                <w:color w:val="000000"/>
              </w:rPr>
              <w:lastRenderedPageBreak/>
              <w:t>requerido para su utilización. Esta fase incluye actividades de transformación y de limpieza</w:t>
            </w:r>
            <w:r w:rsidR="00095DB4">
              <w:rPr>
                <w:color w:val="000000"/>
              </w:rPr>
              <w:t xml:space="preserve"> y su objetivo</w:t>
            </w:r>
            <w:r w:rsidR="00175D53">
              <w:rPr>
                <w:color w:val="000000"/>
              </w:rPr>
              <w:t xml:space="preserve"> es mejorar la calidad de los datos extraídos de diversas fuentes</w:t>
            </w:r>
            <w:r w:rsidR="001E6694">
              <w:rPr>
                <w:color w:val="000000"/>
              </w:rPr>
              <w:t>,</w:t>
            </w:r>
            <w:r w:rsidR="00175D53">
              <w:rPr>
                <w:color w:val="000000"/>
              </w:rPr>
              <w:t xml:space="preserve"> mediante la corrección de inconsistencias, imprecisiones y </w:t>
            </w:r>
            <w:r w:rsidR="00715597">
              <w:rPr>
                <w:color w:val="000000"/>
              </w:rPr>
              <w:t>pérdida</w:t>
            </w:r>
            <w:r w:rsidR="00175D53">
              <w:rPr>
                <w:color w:val="000000"/>
              </w:rPr>
              <w:t xml:space="preserve"> de valores.</w:t>
            </w:r>
          </w:p>
          <w:p w14:paraId="3030E90E" w14:textId="50375E07" w:rsidR="00175D53" w:rsidRDefault="00175D53" w:rsidP="001E6694">
            <w:pPr>
              <w:rPr>
                <w:color w:val="000000"/>
              </w:rPr>
            </w:pPr>
            <w:r>
              <w:rPr>
                <w:color w:val="000000"/>
              </w:rPr>
              <w:t xml:space="preserve">Una vez extraídos y transformados, los datos deben cargarse en los contenedores o </w:t>
            </w:r>
            <w:r w:rsidRPr="001E6694">
              <w:rPr>
                <w:i/>
                <w:iCs/>
                <w:color w:val="000000"/>
              </w:rPr>
              <w:t>data</w:t>
            </w:r>
            <w:r>
              <w:rPr>
                <w:color w:val="000000"/>
              </w:rPr>
              <w:t xml:space="preserve"> </w:t>
            </w:r>
            <w:proofErr w:type="spellStart"/>
            <w:r w:rsidRPr="001E6694">
              <w:rPr>
                <w:i/>
                <w:iCs/>
                <w:color w:val="000000"/>
              </w:rPr>
              <w:t>warehouse</w:t>
            </w:r>
            <w:proofErr w:type="spellEnd"/>
            <w:r>
              <w:rPr>
                <w:color w:val="000000"/>
              </w:rPr>
              <w:t xml:space="preserve"> para </w:t>
            </w:r>
            <w:r w:rsidR="00AD125E">
              <w:rPr>
                <w:color w:val="000000"/>
              </w:rPr>
              <w:t xml:space="preserve">que </w:t>
            </w:r>
            <w:r w:rsidR="00584D2F">
              <w:rPr>
                <w:color w:val="000000"/>
              </w:rPr>
              <w:t>estén</w:t>
            </w:r>
            <w:r w:rsidR="00AD125E">
              <w:rPr>
                <w:color w:val="000000"/>
              </w:rPr>
              <w:t xml:space="preserve"> </w:t>
            </w:r>
            <w:r>
              <w:rPr>
                <w:color w:val="000000"/>
              </w:rPr>
              <w:t xml:space="preserve">disponibles </w:t>
            </w:r>
            <w:r w:rsidR="00AD125E">
              <w:rPr>
                <w:color w:val="000000"/>
              </w:rPr>
              <w:t xml:space="preserve">y </w:t>
            </w:r>
            <w:r>
              <w:rPr>
                <w:color w:val="000000"/>
              </w:rPr>
              <w:t>que el equipo de trabajo pueda utilizar</w:t>
            </w:r>
            <w:r w:rsidR="00AD125E">
              <w:rPr>
                <w:color w:val="000000"/>
              </w:rPr>
              <w:t>los</w:t>
            </w:r>
            <w:r>
              <w:rPr>
                <w:color w:val="000000"/>
              </w:rPr>
              <w:t xml:space="preserve"> en las aplicaciones requeridas o en los proyectos de ciencias de datos de la organización.</w:t>
            </w:r>
          </w:p>
        </w:tc>
        <w:tc>
          <w:tcPr>
            <w:tcW w:w="3014" w:type="dxa"/>
            <w:shd w:val="clear" w:color="auto" w:fill="auto"/>
            <w:tcMar>
              <w:top w:w="100" w:type="dxa"/>
              <w:left w:w="100" w:type="dxa"/>
              <w:bottom w:w="100" w:type="dxa"/>
              <w:right w:w="100" w:type="dxa"/>
            </w:tcMar>
          </w:tcPr>
          <w:p w14:paraId="184D1252" w14:textId="771F0197" w:rsidR="00175D53" w:rsidRDefault="004E34E1">
            <w:r>
              <w:lastRenderedPageBreak/>
              <w:t xml:space="preserve">Extracción: </w:t>
            </w:r>
            <w:r w:rsidR="0049654D">
              <w:t xml:space="preserve">se toman datos de </w:t>
            </w:r>
            <w:r w:rsidR="006B50AF">
              <w:t>d</w:t>
            </w:r>
            <w:r>
              <w:t>iversas fuentes de información y formatos</w:t>
            </w:r>
            <w:r w:rsidR="006B50AF">
              <w:t>.</w:t>
            </w:r>
          </w:p>
          <w:p w14:paraId="14FB658C" w14:textId="77777777" w:rsidR="004E34E1" w:rsidRDefault="004E34E1"/>
          <w:p w14:paraId="76EC352C" w14:textId="68DC0FB6" w:rsidR="004E34E1" w:rsidRDefault="004E34E1">
            <w:r>
              <w:t xml:space="preserve">Transformación: </w:t>
            </w:r>
            <w:r w:rsidR="0049654D">
              <w:t>se limpia y depura</w:t>
            </w:r>
            <w:r>
              <w:t xml:space="preserve"> la información extraída</w:t>
            </w:r>
            <w:r w:rsidR="006B50AF">
              <w:t>.</w:t>
            </w:r>
          </w:p>
          <w:p w14:paraId="2675C254" w14:textId="77777777" w:rsidR="004E34E1" w:rsidRDefault="004E34E1"/>
          <w:p w14:paraId="5F698DBC" w14:textId="6DFF6738" w:rsidR="004E34E1" w:rsidRDefault="004E34E1">
            <w:r>
              <w:lastRenderedPageBreak/>
              <w:t xml:space="preserve">Carga: </w:t>
            </w:r>
            <w:r w:rsidR="006B50AF">
              <w:t>h</w:t>
            </w:r>
            <w:r w:rsidR="003866C2">
              <w:t>acer que</w:t>
            </w:r>
            <w:r>
              <w:t xml:space="preserve"> la información transformada </w:t>
            </w:r>
            <w:r w:rsidR="003866C2">
              <w:t xml:space="preserve">esté </w:t>
            </w:r>
            <w:r>
              <w:t>disponible para su uso y aprovechamiento.</w:t>
            </w:r>
          </w:p>
        </w:tc>
      </w:tr>
      <w:tr w:rsidR="00867F4E" w14:paraId="060BECAE" w14:textId="77777777" w:rsidTr="001E6694">
        <w:trPr>
          <w:trHeight w:val="1785"/>
        </w:trPr>
        <w:tc>
          <w:tcPr>
            <w:tcW w:w="1366" w:type="dxa"/>
            <w:shd w:val="clear" w:color="auto" w:fill="auto"/>
            <w:tcMar>
              <w:top w:w="100" w:type="dxa"/>
              <w:left w:w="100" w:type="dxa"/>
              <w:bottom w:w="100" w:type="dxa"/>
              <w:right w:w="100" w:type="dxa"/>
            </w:tcMar>
          </w:tcPr>
          <w:p w14:paraId="646F5A97" w14:textId="2198B293" w:rsidR="00867F4E" w:rsidRDefault="004E34E1">
            <w:pPr>
              <w:spacing w:before="240" w:after="240"/>
              <w:jc w:val="both"/>
              <w:rPr>
                <w:b/>
              </w:rPr>
            </w:pPr>
            <w:r>
              <w:rPr>
                <w:b/>
              </w:rPr>
              <w:lastRenderedPageBreak/>
              <w:t>4</w:t>
            </w:r>
          </w:p>
        </w:tc>
        <w:tc>
          <w:tcPr>
            <w:tcW w:w="3629" w:type="dxa"/>
            <w:shd w:val="clear" w:color="auto" w:fill="auto"/>
            <w:tcMar>
              <w:top w:w="100" w:type="dxa"/>
              <w:left w:w="100" w:type="dxa"/>
              <w:bottom w:w="100" w:type="dxa"/>
              <w:right w:w="100" w:type="dxa"/>
            </w:tcMar>
          </w:tcPr>
          <w:p w14:paraId="354BEE95" w14:textId="17E4F6DB" w:rsidR="00F24CA9" w:rsidRDefault="00F24CA9" w:rsidP="005559D7">
            <w:pPr>
              <w:jc w:val="both"/>
            </w:pPr>
            <w:r>
              <w:t>Imagen que muestre proceso de extracción, transformación o carga de datos.</w:t>
            </w:r>
          </w:p>
          <w:p w14:paraId="45DF0008" w14:textId="77777777" w:rsidR="009F6F4E" w:rsidRDefault="009F6F4E" w:rsidP="001E6694">
            <w:pPr>
              <w:jc w:val="both"/>
            </w:pPr>
          </w:p>
          <w:p w14:paraId="1EF33B88" w14:textId="3D0CAA43" w:rsidR="00867F4E" w:rsidRDefault="009E2241" w:rsidP="001E6694">
            <w:pPr>
              <w:jc w:val="both"/>
            </w:pPr>
            <w:r>
              <w:rPr>
                <w:noProof/>
                <w:lang w:val="en-US"/>
              </w:rPr>
              <w:drawing>
                <wp:inline distT="0" distB="0" distL="0" distR="0" wp14:anchorId="69569132" wp14:editId="390D133D">
                  <wp:extent cx="2244725" cy="1495425"/>
                  <wp:effectExtent l="0" t="0" r="0" b="0"/>
                  <wp:docPr id="68" name="image7.jpg" descr="Document management system dms .businessman hold folder and document icon.software for archiving, searching and managing corporate files and information.internet technology concept.digital security"/>
                  <wp:cNvGraphicFramePr/>
                  <a:graphic xmlns:a="http://schemas.openxmlformats.org/drawingml/2006/main">
                    <a:graphicData uri="http://schemas.openxmlformats.org/drawingml/2006/picture">
                      <pic:pic xmlns:pic="http://schemas.openxmlformats.org/drawingml/2006/picture">
                        <pic:nvPicPr>
                          <pic:cNvPr id="0" name="image7.jpg" descr="Document management system dms .businessman hold folder and document icon.software for archiving, searching and managing corporate files and information.internet technology concept.digital security"/>
                          <pic:cNvPicPr preferRelativeResize="0"/>
                        </pic:nvPicPr>
                        <pic:blipFill>
                          <a:blip r:embed="rId19"/>
                          <a:srcRect/>
                          <a:stretch>
                            <a:fillRect/>
                          </a:stretch>
                        </pic:blipFill>
                        <pic:spPr>
                          <a:xfrm>
                            <a:off x="0" y="0"/>
                            <a:ext cx="2244725" cy="1495425"/>
                          </a:xfrm>
                          <a:prstGeom prst="rect">
                            <a:avLst/>
                          </a:prstGeom>
                          <a:ln/>
                        </pic:spPr>
                      </pic:pic>
                    </a:graphicData>
                  </a:graphic>
                </wp:inline>
              </w:drawing>
            </w:r>
          </w:p>
          <w:p w14:paraId="743FA0BA" w14:textId="67B01A2C" w:rsidR="00867F4E" w:rsidRDefault="003C6E62" w:rsidP="001E6694">
            <w:pPr>
              <w:jc w:val="both"/>
            </w:pPr>
            <w:r>
              <w:lastRenderedPageBreak/>
              <w:t xml:space="preserve">Fuente: </w:t>
            </w:r>
            <w:hyperlink r:id="rId20" w:history="1">
              <w:r w:rsidR="00715597" w:rsidRPr="00DE5E0F">
                <w:rPr>
                  <w:rStyle w:val="Hipervnculo"/>
                </w:rPr>
                <w:t>https://img.freepik.com/premium-photo/document-management-system-dms-businessman-hold-folder-document-icon-software-archiving-searching-managing-corporate-files-information-internet-technology-concept-digital-security_150455-9195.jpg?w=740</w:t>
              </w:r>
            </w:hyperlink>
            <w:r w:rsidR="00715597">
              <w:t xml:space="preserve"> </w:t>
            </w:r>
          </w:p>
        </w:tc>
        <w:tc>
          <w:tcPr>
            <w:tcW w:w="1575" w:type="dxa"/>
            <w:shd w:val="clear" w:color="auto" w:fill="auto"/>
            <w:tcMar>
              <w:top w:w="100" w:type="dxa"/>
              <w:left w:w="100" w:type="dxa"/>
              <w:bottom w:w="100" w:type="dxa"/>
              <w:right w:w="100" w:type="dxa"/>
            </w:tcMar>
          </w:tcPr>
          <w:p w14:paraId="4805F4FC" w14:textId="77777777" w:rsidR="00867F4E" w:rsidRDefault="009E2241" w:rsidP="001E6694">
            <w:r>
              <w:lastRenderedPageBreak/>
              <w:t>Música de fondo</w:t>
            </w:r>
          </w:p>
        </w:tc>
        <w:tc>
          <w:tcPr>
            <w:tcW w:w="4965" w:type="dxa"/>
            <w:shd w:val="clear" w:color="auto" w:fill="auto"/>
            <w:tcMar>
              <w:top w:w="100" w:type="dxa"/>
              <w:left w:w="100" w:type="dxa"/>
              <w:bottom w:w="100" w:type="dxa"/>
              <w:right w:w="100" w:type="dxa"/>
            </w:tcMar>
          </w:tcPr>
          <w:p w14:paraId="7B80DCF2" w14:textId="63B6C697" w:rsidR="00867F4E" w:rsidRDefault="009E2241" w:rsidP="001E6694">
            <w:pPr>
              <w:pBdr>
                <w:top w:val="nil"/>
                <w:left w:val="nil"/>
                <w:bottom w:val="nil"/>
                <w:right w:val="nil"/>
                <w:between w:val="nil"/>
              </w:pBdr>
              <w:jc w:val="both"/>
              <w:rPr>
                <w:color w:val="000000"/>
              </w:rPr>
            </w:pPr>
            <w:r>
              <w:rPr>
                <w:color w:val="000000"/>
              </w:rPr>
              <w:t xml:space="preserve">De la correcta realización de las actividades de extracción, transformación y carga dependerá el éxito o fracaso del proceso de reporte, análisis, </w:t>
            </w:r>
            <w:r w:rsidRPr="00715597">
              <w:rPr>
                <w:i/>
                <w:iCs/>
                <w:color w:val="000000"/>
              </w:rPr>
              <w:t xml:space="preserve">machine </w:t>
            </w:r>
            <w:proofErr w:type="spellStart"/>
            <w:r w:rsidRPr="00715597">
              <w:rPr>
                <w:i/>
                <w:iCs/>
                <w:color w:val="000000"/>
              </w:rPr>
              <w:t>learning</w:t>
            </w:r>
            <w:proofErr w:type="spellEnd"/>
            <w:r>
              <w:rPr>
                <w:color w:val="000000"/>
              </w:rPr>
              <w:t xml:space="preserve"> e inteligencia artificial que requiera implementar la organización.</w:t>
            </w:r>
          </w:p>
        </w:tc>
        <w:tc>
          <w:tcPr>
            <w:tcW w:w="3014" w:type="dxa"/>
            <w:shd w:val="clear" w:color="auto" w:fill="auto"/>
            <w:tcMar>
              <w:top w:w="100" w:type="dxa"/>
              <w:left w:w="100" w:type="dxa"/>
              <w:bottom w:w="100" w:type="dxa"/>
              <w:right w:w="100" w:type="dxa"/>
            </w:tcMar>
          </w:tcPr>
          <w:p w14:paraId="19A9372A" w14:textId="75ED67A4" w:rsidR="00867F4E" w:rsidRDefault="009E2241">
            <w:r>
              <w:t>Importante para procesos como</w:t>
            </w:r>
          </w:p>
          <w:p w14:paraId="049B87A1" w14:textId="77777777" w:rsidR="009F6F4E" w:rsidRDefault="009F6F4E"/>
          <w:p w14:paraId="0BB5F47E" w14:textId="77777777" w:rsidR="00867F4E" w:rsidRDefault="009E2241">
            <w:pPr>
              <w:numPr>
                <w:ilvl w:val="0"/>
                <w:numId w:val="2"/>
              </w:numPr>
              <w:pBdr>
                <w:top w:val="nil"/>
                <w:left w:val="nil"/>
                <w:bottom w:val="nil"/>
                <w:right w:val="nil"/>
                <w:between w:val="nil"/>
              </w:pBdr>
            </w:pPr>
            <w:r>
              <w:rPr>
                <w:color w:val="000000"/>
              </w:rPr>
              <w:t>Reporte</w:t>
            </w:r>
          </w:p>
          <w:p w14:paraId="5E713C05" w14:textId="77777777" w:rsidR="00867F4E" w:rsidRDefault="009E2241">
            <w:pPr>
              <w:numPr>
                <w:ilvl w:val="0"/>
                <w:numId w:val="2"/>
              </w:numPr>
              <w:pBdr>
                <w:top w:val="nil"/>
                <w:left w:val="nil"/>
                <w:bottom w:val="nil"/>
                <w:right w:val="nil"/>
                <w:between w:val="nil"/>
              </w:pBdr>
            </w:pPr>
            <w:r>
              <w:rPr>
                <w:color w:val="000000"/>
              </w:rPr>
              <w:t>Análisis</w:t>
            </w:r>
          </w:p>
          <w:p w14:paraId="39187923" w14:textId="77777777" w:rsidR="00867F4E" w:rsidRPr="001E6694" w:rsidRDefault="009E2241">
            <w:pPr>
              <w:numPr>
                <w:ilvl w:val="0"/>
                <w:numId w:val="2"/>
              </w:numPr>
              <w:pBdr>
                <w:top w:val="nil"/>
                <w:left w:val="nil"/>
                <w:bottom w:val="nil"/>
                <w:right w:val="nil"/>
                <w:between w:val="nil"/>
              </w:pBdr>
              <w:rPr>
                <w:i/>
                <w:iCs/>
              </w:rPr>
            </w:pPr>
            <w:r w:rsidRPr="001E6694">
              <w:rPr>
                <w:i/>
                <w:iCs/>
                <w:color w:val="000000"/>
              </w:rPr>
              <w:t xml:space="preserve">Machine </w:t>
            </w:r>
            <w:proofErr w:type="spellStart"/>
            <w:r w:rsidRPr="001E6694">
              <w:rPr>
                <w:i/>
                <w:iCs/>
                <w:color w:val="000000"/>
              </w:rPr>
              <w:t>learning</w:t>
            </w:r>
            <w:proofErr w:type="spellEnd"/>
          </w:p>
          <w:p w14:paraId="4CE4F15A" w14:textId="2FAE0826" w:rsidR="00867F4E" w:rsidRDefault="009E2241" w:rsidP="001E6694">
            <w:pPr>
              <w:numPr>
                <w:ilvl w:val="0"/>
                <w:numId w:val="2"/>
              </w:numPr>
              <w:pBdr>
                <w:top w:val="nil"/>
                <w:left w:val="nil"/>
                <w:bottom w:val="nil"/>
                <w:right w:val="nil"/>
                <w:between w:val="nil"/>
              </w:pBdr>
            </w:pPr>
            <w:r>
              <w:rPr>
                <w:color w:val="000000"/>
              </w:rPr>
              <w:t>Inteligencia artificial</w:t>
            </w:r>
          </w:p>
        </w:tc>
      </w:tr>
      <w:tr w:rsidR="00867F4E" w14:paraId="7A947229" w14:textId="77777777" w:rsidTr="001E6694">
        <w:trPr>
          <w:trHeight w:val="1492"/>
        </w:trPr>
        <w:tc>
          <w:tcPr>
            <w:tcW w:w="1366" w:type="dxa"/>
            <w:shd w:val="clear" w:color="auto" w:fill="auto"/>
            <w:tcMar>
              <w:top w:w="100" w:type="dxa"/>
              <w:left w:w="100" w:type="dxa"/>
              <w:bottom w:w="100" w:type="dxa"/>
              <w:right w:w="100" w:type="dxa"/>
            </w:tcMar>
          </w:tcPr>
          <w:p w14:paraId="128380AB" w14:textId="09E96F93" w:rsidR="00867F4E" w:rsidRDefault="004E34E1">
            <w:pPr>
              <w:spacing w:before="240" w:after="240"/>
              <w:jc w:val="both"/>
              <w:rPr>
                <w:b/>
              </w:rPr>
            </w:pPr>
            <w:r>
              <w:rPr>
                <w:b/>
              </w:rPr>
              <w:t>5</w:t>
            </w:r>
          </w:p>
        </w:tc>
        <w:tc>
          <w:tcPr>
            <w:tcW w:w="3629" w:type="dxa"/>
            <w:shd w:val="clear" w:color="auto" w:fill="auto"/>
            <w:tcMar>
              <w:top w:w="100" w:type="dxa"/>
              <w:left w:w="100" w:type="dxa"/>
              <w:bottom w:w="100" w:type="dxa"/>
              <w:right w:w="100" w:type="dxa"/>
            </w:tcMar>
          </w:tcPr>
          <w:p w14:paraId="2BD36CF0" w14:textId="25C529E5" w:rsidR="00F24CA9" w:rsidRDefault="00F24CA9" w:rsidP="009F6F4E">
            <w:pPr>
              <w:jc w:val="both"/>
            </w:pPr>
            <w:r>
              <w:t xml:space="preserve">Imagen que muestre a una persona en un </w:t>
            </w:r>
            <w:r w:rsidR="009F6F4E">
              <w:t xml:space="preserve">PC </w:t>
            </w:r>
            <w:r>
              <w:t>trabajando con datos</w:t>
            </w:r>
            <w:r w:rsidR="009F6F4E">
              <w:t>.</w:t>
            </w:r>
          </w:p>
          <w:p w14:paraId="1836414E" w14:textId="77777777" w:rsidR="009F6F4E" w:rsidRDefault="009F6F4E" w:rsidP="001E6694">
            <w:pPr>
              <w:jc w:val="both"/>
            </w:pPr>
          </w:p>
          <w:p w14:paraId="59EBCF1A" w14:textId="69070E99" w:rsidR="00867F4E" w:rsidRDefault="009E2241" w:rsidP="001E6694">
            <w:pPr>
              <w:jc w:val="both"/>
            </w:pPr>
            <w:r>
              <w:rPr>
                <w:noProof/>
                <w:lang w:val="en-US"/>
              </w:rPr>
              <w:drawing>
                <wp:inline distT="0" distB="0" distL="0" distR="0" wp14:anchorId="45A7F077" wp14:editId="56C0CEE2">
                  <wp:extent cx="2244725" cy="1495425"/>
                  <wp:effectExtent l="0" t="0" r="0" b="0"/>
                  <wp:docPr id="71" name="image3.jpg" descr="Document management system dms online documentation database and process automation to efficiently manage files knowledge and documentation in enterprise with erp corporate business technology"/>
                  <wp:cNvGraphicFramePr/>
                  <a:graphic xmlns:a="http://schemas.openxmlformats.org/drawingml/2006/main">
                    <a:graphicData uri="http://schemas.openxmlformats.org/drawingml/2006/picture">
                      <pic:pic xmlns:pic="http://schemas.openxmlformats.org/drawingml/2006/picture">
                        <pic:nvPicPr>
                          <pic:cNvPr id="0" name="image3.jpg" descr="Document management system dms online documentation database and process automation to efficiently manage files knowledge and documentation in enterprise with erp corporate business technology"/>
                          <pic:cNvPicPr preferRelativeResize="0"/>
                        </pic:nvPicPr>
                        <pic:blipFill>
                          <a:blip r:embed="rId21"/>
                          <a:srcRect/>
                          <a:stretch>
                            <a:fillRect/>
                          </a:stretch>
                        </pic:blipFill>
                        <pic:spPr>
                          <a:xfrm>
                            <a:off x="0" y="0"/>
                            <a:ext cx="2244725" cy="1495425"/>
                          </a:xfrm>
                          <a:prstGeom prst="rect">
                            <a:avLst/>
                          </a:prstGeom>
                          <a:ln/>
                        </pic:spPr>
                      </pic:pic>
                    </a:graphicData>
                  </a:graphic>
                </wp:inline>
              </w:drawing>
            </w:r>
          </w:p>
          <w:p w14:paraId="4674EE03" w14:textId="69E8E7DE" w:rsidR="00867F4E" w:rsidRDefault="003C6E62" w:rsidP="001E6694">
            <w:pPr>
              <w:jc w:val="both"/>
            </w:pPr>
            <w:r>
              <w:t xml:space="preserve">Fuente: </w:t>
            </w:r>
            <w:hyperlink r:id="rId22" w:history="1">
              <w:r w:rsidR="00715597" w:rsidRPr="00DE5E0F">
                <w:rPr>
                  <w:rStyle w:val="Hipervnculo"/>
                </w:rPr>
                <w:t>https://img.freepik.com/premium-photo/document-management-system-dms-online-documentation-database-process-</w:t>
              </w:r>
              <w:r w:rsidR="00715597" w:rsidRPr="00DE5E0F">
                <w:rPr>
                  <w:rStyle w:val="Hipervnculo"/>
                </w:rPr>
                <w:lastRenderedPageBreak/>
                <w:t>automation-efficiently-manage-files-knowledge-documentation-enterprise-with-erp-corporate-business-technology_265022-7253.jpg?w=740</w:t>
              </w:r>
            </w:hyperlink>
            <w:r w:rsidR="00715597">
              <w:t xml:space="preserve"> </w:t>
            </w:r>
          </w:p>
        </w:tc>
        <w:tc>
          <w:tcPr>
            <w:tcW w:w="1575" w:type="dxa"/>
            <w:shd w:val="clear" w:color="auto" w:fill="auto"/>
            <w:tcMar>
              <w:top w:w="100" w:type="dxa"/>
              <w:left w:w="100" w:type="dxa"/>
              <w:bottom w:w="100" w:type="dxa"/>
              <w:right w:w="100" w:type="dxa"/>
            </w:tcMar>
          </w:tcPr>
          <w:p w14:paraId="0EDBD391" w14:textId="77777777" w:rsidR="00867F4E" w:rsidRDefault="009E2241" w:rsidP="001E6694">
            <w:r>
              <w:lastRenderedPageBreak/>
              <w:t>Música de fondo</w:t>
            </w:r>
          </w:p>
        </w:tc>
        <w:tc>
          <w:tcPr>
            <w:tcW w:w="4965" w:type="dxa"/>
            <w:shd w:val="clear" w:color="auto" w:fill="auto"/>
            <w:tcMar>
              <w:top w:w="100" w:type="dxa"/>
              <w:left w:w="100" w:type="dxa"/>
              <w:bottom w:w="100" w:type="dxa"/>
              <w:right w:w="100" w:type="dxa"/>
            </w:tcMar>
          </w:tcPr>
          <w:p w14:paraId="2250196D" w14:textId="6A54F4EF" w:rsidR="00867F4E" w:rsidRDefault="009E2241" w:rsidP="001E6694">
            <w:pPr>
              <w:spacing w:after="120"/>
            </w:pPr>
            <w:r>
              <w:t xml:space="preserve">Algunas de las actividades </w:t>
            </w:r>
            <w:r w:rsidR="008E693A">
              <w:t xml:space="preserve">requeridas </w:t>
            </w:r>
            <w:r w:rsidR="007B2578">
              <w:t>en la</w:t>
            </w:r>
            <w:r>
              <w:t xml:space="preserve"> transformación de datos implican realiza</w:t>
            </w:r>
            <w:r w:rsidR="007B2578">
              <w:t>r</w:t>
            </w:r>
            <w:r>
              <w:t xml:space="preserve"> operaciones de filtrado, agregación, combinación (generación de nuevas variables)</w:t>
            </w:r>
            <w:r w:rsidR="007B2578">
              <w:t>,</w:t>
            </w:r>
            <w:r>
              <w:t xml:space="preserve"> limpieza </w:t>
            </w:r>
            <w:r w:rsidR="007B2578">
              <w:t>y validación de datos (valores y formatos)</w:t>
            </w:r>
            <w:r>
              <w:t>, eliminación de duplicado</w:t>
            </w:r>
            <w:r w:rsidR="007B2578">
              <w:t xml:space="preserve"> y</w:t>
            </w:r>
            <w:r>
              <w:t xml:space="preserve"> manejo de valores nulos</w:t>
            </w:r>
            <w:r w:rsidR="007B2578">
              <w:t>,</w:t>
            </w:r>
            <w:r>
              <w:t xml:space="preserve"> que puedan afectar el uso de la información.</w:t>
            </w:r>
          </w:p>
        </w:tc>
        <w:tc>
          <w:tcPr>
            <w:tcW w:w="3014" w:type="dxa"/>
            <w:shd w:val="clear" w:color="auto" w:fill="auto"/>
            <w:tcMar>
              <w:top w:w="100" w:type="dxa"/>
              <w:left w:w="100" w:type="dxa"/>
              <w:bottom w:w="100" w:type="dxa"/>
              <w:right w:w="100" w:type="dxa"/>
            </w:tcMar>
          </w:tcPr>
          <w:p w14:paraId="75EC2377" w14:textId="5DAEF13F" w:rsidR="00867F4E" w:rsidRDefault="009E2241">
            <w:r>
              <w:t>Ejemplos de actividades de transformación:</w:t>
            </w:r>
          </w:p>
          <w:p w14:paraId="1B69DBD9" w14:textId="77777777" w:rsidR="009F6F4E" w:rsidRDefault="009F6F4E"/>
          <w:p w14:paraId="7F198742" w14:textId="77777777" w:rsidR="00867F4E" w:rsidRDefault="009E2241">
            <w:pPr>
              <w:numPr>
                <w:ilvl w:val="0"/>
                <w:numId w:val="3"/>
              </w:numPr>
              <w:pBdr>
                <w:top w:val="nil"/>
                <w:left w:val="nil"/>
                <w:bottom w:val="nil"/>
                <w:right w:val="nil"/>
                <w:between w:val="nil"/>
              </w:pBdr>
            </w:pPr>
            <w:r>
              <w:rPr>
                <w:color w:val="000000"/>
              </w:rPr>
              <w:t>Agregación</w:t>
            </w:r>
          </w:p>
          <w:p w14:paraId="1166F913" w14:textId="77777777" w:rsidR="00867F4E" w:rsidRDefault="009E2241">
            <w:pPr>
              <w:numPr>
                <w:ilvl w:val="0"/>
                <w:numId w:val="3"/>
              </w:numPr>
              <w:pBdr>
                <w:top w:val="nil"/>
                <w:left w:val="nil"/>
                <w:bottom w:val="nil"/>
                <w:right w:val="nil"/>
                <w:between w:val="nil"/>
              </w:pBdr>
            </w:pPr>
            <w:r>
              <w:rPr>
                <w:color w:val="000000"/>
              </w:rPr>
              <w:t>Combinación</w:t>
            </w:r>
          </w:p>
          <w:p w14:paraId="366DF863" w14:textId="77777777" w:rsidR="00867F4E" w:rsidRDefault="009E2241">
            <w:pPr>
              <w:numPr>
                <w:ilvl w:val="0"/>
                <w:numId w:val="3"/>
              </w:numPr>
              <w:pBdr>
                <w:top w:val="nil"/>
                <w:left w:val="nil"/>
                <w:bottom w:val="nil"/>
                <w:right w:val="nil"/>
                <w:between w:val="nil"/>
              </w:pBdr>
            </w:pPr>
            <w:r>
              <w:rPr>
                <w:color w:val="000000"/>
              </w:rPr>
              <w:t>Limpieza</w:t>
            </w:r>
          </w:p>
          <w:p w14:paraId="33DEC76E" w14:textId="77777777" w:rsidR="00867F4E" w:rsidRDefault="009E2241">
            <w:pPr>
              <w:numPr>
                <w:ilvl w:val="0"/>
                <w:numId w:val="3"/>
              </w:numPr>
              <w:pBdr>
                <w:top w:val="nil"/>
                <w:left w:val="nil"/>
                <w:bottom w:val="nil"/>
                <w:right w:val="nil"/>
                <w:between w:val="nil"/>
              </w:pBdr>
            </w:pPr>
            <w:r>
              <w:rPr>
                <w:color w:val="000000"/>
              </w:rPr>
              <w:t>Validación</w:t>
            </w:r>
          </w:p>
          <w:p w14:paraId="04959C29" w14:textId="77777777" w:rsidR="00867F4E" w:rsidRDefault="009E2241">
            <w:pPr>
              <w:numPr>
                <w:ilvl w:val="0"/>
                <w:numId w:val="3"/>
              </w:numPr>
              <w:pBdr>
                <w:top w:val="nil"/>
                <w:left w:val="nil"/>
                <w:bottom w:val="nil"/>
                <w:right w:val="nil"/>
                <w:between w:val="nil"/>
              </w:pBdr>
            </w:pPr>
            <w:r>
              <w:rPr>
                <w:color w:val="000000"/>
              </w:rPr>
              <w:t>Imputación</w:t>
            </w:r>
          </w:p>
        </w:tc>
      </w:tr>
      <w:tr w:rsidR="00867F4E" w14:paraId="2BFD78CB" w14:textId="77777777" w:rsidTr="001E6694">
        <w:trPr>
          <w:trHeight w:val="641"/>
        </w:trPr>
        <w:tc>
          <w:tcPr>
            <w:tcW w:w="1366" w:type="dxa"/>
            <w:shd w:val="clear" w:color="auto" w:fill="auto"/>
            <w:tcMar>
              <w:top w:w="100" w:type="dxa"/>
              <w:left w:w="100" w:type="dxa"/>
              <w:bottom w:w="100" w:type="dxa"/>
              <w:right w:w="100" w:type="dxa"/>
            </w:tcMar>
          </w:tcPr>
          <w:p w14:paraId="2BEC819C" w14:textId="117D6191" w:rsidR="00867F4E" w:rsidRDefault="004E34E1">
            <w:pPr>
              <w:spacing w:before="240" w:after="240"/>
              <w:jc w:val="both"/>
              <w:rPr>
                <w:b/>
              </w:rPr>
            </w:pPr>
            <w:r>
              <w:rPr>
                <w:b/>
              </w:rPr>
              <w:t>6</w:t>
            </w:r>
          </w:p>
        </w:tc>
        <w:tc>
          <w:tcPr>
            <w:tcW w:w="3629" w:type="dxa"/>
            <w:shd w:val="clear" w:color="auto" w:fill="auto"/>
            <w:tcMar>
              <w:top w:w="100" w:type="dxa"/>
              <w:left w:w="100" w:type="dxa"/>
              <w:bottom w:w="100" w:type="dxa"/>
              <w:right w:w="100" w:type="dxa"/>
            </w:tcMar>
          </w:tcPr>
          <w:p w14:paraId="3803647C" w14:textId="1008CDE3" w:rsidR="00F24CA9" w:rsidRDefault="00F24CA9" w:rsidP="009F6F4E">
            <w:pPr>
              <w:jc w:val="both"/>
            </w:pPr>
            <w:r>
              <w:t>Imagen que muestre datos en la nube</w:t>
            </w:r>
            <w:r w:rsidR="009F6F4E">
              <w:t>.</w:t>
            </w:r>
          </w:p>
          <w:p w14:paraId="3CCF343D" w14:textId="77777777" w:rsidR="009F6F4E" w:rsidRDefault="009F6F4E" w:rsidP="001E6694">
            <w:pPr>
              <w:jc w:val="both"/>
            </w:pPr>
          </w:p>
          <w:p w14:paraId="2B351B1C" w14:textId="69D5D750" w:rsidR="00867F4E" w:rsidRDefault="009E2241" w:rsidP="001E6694">
            <w:pPr>
              <w:jc w:val="both"/>
            </w:pPr>
            <w:r>
              <w:rPr>
                <w:noProof/>
                <w:lang w:val="en-US"/>
              </w:rPr>
              <w:drawing>
                <wp:inline distT="0" distB="0" distL="0" distR="0" wp14:anchorId="3DCDA325" wp14:editId="14F8A3A0">
                  <wp:extent cx="2244725" cy="1495425"/>
                  <wp:effectExtent l="0" t="0" r="0" b="0"/>
                  <wp:docPr id="70" name="image8.jpg" descr="Cloud storage banner background"/>
                  <wp:cNvGraphicFramePr/>
                  <a:graphic xmlns:a="http://schemas.openxmlformats.org/drawingml/2006/main">
                    <a:graphicData uri="http://schemas.openxmlformats.org/drawingml/2006/picture">
                      <pic:pic xmlns:pic="http://schemas.openxmlformats.org/drawingml/2006/picture">
                        <pic:nvPicPr>
                          <pic:cNvPr id="0" name="image8.jpg" descr="Cloud storage banner background"/>
                          <pic:cNvPicPr preferRelativeResize="0"/>
                        </pic:nvPicPr>
                        <pic:blipFill>
                          <a:blip r:embed="rId23"/>
                          <a:srcRect/>
                          <a:stretch>
                            <a:fillRect/>
                          </a:stretch>
                        </pic:blipFill>
                        <pic:spPr>
                          <a:xfrm>
                            <a:off x="0" y="0"/>
                            <a:ext cx="2244725" cy="1495425"/>
                          </a:xfrm>
                          <a:prstGeom prst="rect">
                            <a:avLst/>
                          </a:prstGeom>
                          <a:ln/>
                        </pic:spPr>
                      </pic:pic>
                    </a:graphicData>
                  </a:graphic>
                </wp:inline>
              </w:drawing>
            </w:r>
          </w:p>
          <w:p w14:paraId="2F5DC80E" w14:textId="27142058" w:rsidR="00867F4E" w:rsidRDefault="003C6E62" w:rsidP="001E6694">
            <w:pPr>
              <w:jc w:val="both"/>
            </w:pPr>
            <w:r>
              <w:t xml:space="preserve">Fuente: </w:t>
            </w:r>
            <w:hyperlink r:id="rId24" w:history="1">
              <w:r w:rsidR="00715597" w:rsidRPr="00DE5E0F">
                <w:rPr>
                  <w:rStyle w:val="Hipervnculo"/>
                </w:rPr>
                <w:t>https://img.freepik.com/free-photo/cloud-storage-banner-background_53876-108506.jpg?w=740&amp;t=st=1666582825~exp=1666583425~hmac=df74f59d838620ffbddc36ad59961e22ba5c3801017836e37be9b9b0e60bb77f</w:t>
              </w:r>
            </w:hyperlink>
            <w:r w:rsidR="00715597">
              <w:t xml:space="preserve"> </w:t>
            </w:r>
          </w:p>
        </w:tc>
        <w:tc>
          <w:tcPr>
            <w:tcW w:w="1575" w:type="dxa"/>
            <w:shd w:val="clear" w:color="auto" w:fill="auto"/>
            <w:tcMar>
              <w:top w:w="100" w:type="dxa"/>
              <w:left w:w="100" w:type="dxa"/>
              <w:bottom w:w="100" w:type="dxa"/>
              <w:right w:w="100" w:type="dxa"/>
            </w:tcMar>
          </w:tcPr>
          <w:p w14:paraId="3BD0947B" w14:textId="77777777" w:rsidR="00867F4E" w:rsidRDefault="009E2241" w:rsidP="001E6694">
            <w:r>
              <w:t>Música de fondo</w:t>
            </w:r>
          </w:p>
        </w:tc>
        <w:tc>
          <w:tcPr>
            <w:tcW w:w="4965" w:type="dxa"/>
            <w:shd w:val="clear" w:color="auto" w:fill="auto"/>
            <w:tcMar>
              <w:top w:w="100" w:type="dxa"/>
              <w:left w:w="100" w:type="dxa"/>
              <w:bottom w:w="100" w:type="dxa"/>
              <w:right w:w="100" w:type="dxa"/>
            </w:tcMar>
          </w:tcPr>
          <w:p w14:paraId="4BDD12E4" w14:textId="3E9E2378" w:rsidR="00867F4E" w:rsidRDefault="009E2241" w:rsidP="001E6694">
            <w:pPr>
              <w:spacing w:after="120"/>
            </w:pPr>
            <w:r>
              <w:t>En muchas organizaciones</w:t>
            </w:r>
            <w:r w:rsidR="000F7991">
              <w:t>,</w:t>
            </w:r>
            <w:r>
              <w:t xml:space="preserve"> la información y los conjuntos de datos a analizar se encuentran almacenados en la nube </w:t>
            </w:r>
            <w:r w:rsidR="004F34A5">
              <w:t>y</w:t>
            </w:r>
            <w:r w:rsidR="00B166CC">
              <w:t>,</w:t>
            </w:r>
            <w:r w:rsidR="004F34A5">
              <w:t xml:space="preserve"> al </w:t>
            </w:r>
            <w:r>
              <w:t>igual que con los repositorios de información tradicionales</w:t>
            </w:r>
            <w:r w:rsidR="00B166CC">
              <w:t>,</w:t>
            </w:r>
            <w:r>
              <w:t xml:space="preserve"> es necesario centralizar los datos requeridos y ajustar sus formatos para que sean más útiles y fáciles de manejar. La computación en la nube y las herramientas que </w:t>
            </w:r>
            <w:r w:rsidR="004F34A5">
              <w:t>se están</w:t>
            </w:r>
            <w:r>
              <w:t xml:space="preserve"> desarrollando buscan hacer estos procesos cada vez más eficiente</w:t>
            </w:r>
            <w:r w:rsidR="00715597">
              <w:t>s</w:t>
            </w:r>
            <w:r>
              <w:t xml:space="preserve"> </w:t>
            </w:r>
            <w:r w:rsidR="004F34A5">
              <w:t>y lograr con ello</w:t>
            </w:r>
            <w:r w:rsidR="00B166CC">
              <w:t>,</w:t>
            </w:r>
            <w:r>
              <w:t xml:space="preserve"> que el principal foco de los científicos de datos sea el análisis de la información y no su preparación.</w:t>
            </w:r>
          </w:p>
        </w:tc>
        <w:tc>
          <w:tcPr>
            <w:tcW w:w="3014" w:type="dxa"/>
            <w:shd w:val="clear" w:color="auto" w:fill="auto"/>
            <w:tcMar>
              <w:top w:w="100" w:type="dxa"/>
              <w:left w:w="100" w:type="dxa"/>
              <w:bottom w:w="100" w:type="dxa"/>
              <w:right w:w="100" w:type="dxa"/>
            </w:tcMar>
          </w:tcPr>
          <w:p w14:paraId="7B2A975B" w14:textId="4646CFEB" w:rsidR="00867F4E" w:rsidRDefault="009E2241">
            <w:r>
              <w:t xml:space="preserve">La computación en la nube y las herramientas para procesos de ETL facilitan el trabajo de los científicos y </w:t>
            </w:r>
            <w:r w:rsidR="00406199">
              <w:t xml:space="preserve">los </w:t>
            </w:r>
            <w:r>
              <w:t>analistas de datos.</w:t>
            </w:r>
          </w:p>
        </w:tc>
      </w:tr>
      <w:tr w:rsidR="00867F4E" w14:paraId="30A8CCA0" w14:textId="77777777" w:rsidTr="001E6694">
        <w:trPr>
          <w:trHeight w:val="2280"/>
        </w:trPr>
        <w:tc>
          <w:tcPr>
            <w:tcW w:w="1366" w:type="dxa"/>
            <w:shd w:val="clear" w:color="auto" w:fill="auto"/>
            <w:tcMar>
              <w:top w:w="100" w:type="dxa"/>
              <w:left w:w="100" w:type="dxa"/>
              <w:bottom w:w="100" w:type="dxa"/>
              <w:right w:w="100" w:type="dxa"/>
            </w:tcMar>
          </w:tcPr>
          <w:p w14:paraId="360FCB9A" w14:textId="3C41DC7F" w:rsidR="00867F4E" w:rsidRDefault="004E34E1">
            <w:pPr>
              <w:spacing w:before="240" w:after="240"/>
              <w:jc w:val="both"/>
              <w:rPr>
                <w:b/>
              </w:rPr>
            </w:pPr>
            <w:r>
              <w:rPr>
                <w:b/>
              </w:rPr>
              <w:lastRenderedPageBreak/>
              <w:t>7</w:t>
            </w:r>
          </w:p>
        </w:tc>
        <w:tc>
          <w:tcPr>
            <w:tcW w:w="3629" w:type="dxa"/>
            <w:shd w:val="clear" w:color="auto" w:fill="auto"/>
            <w:tcMar>
              <w:top w:w="100" w:type="dxa"/>
              <w:left w:w="100" w:type="dxa"/>
              <w:bottom w:w="100" w:type="dxa"/>
              <w:right w:w="100" w:type="dxa"/>
            </w:tcMar>
          </w:tcPr>
          <w:p w14:paraId="2B1C3F06" w14:textId="1207D2A1" w:rsidR="00460E08" w:rsidRDefault="00460E08" w:rsidP="009F6F4E">
            <w:pPr>
              <w:jc w:val="both"/>
            </w:pPr>
            <w:r>
              <w:t>Imagen que muestre el proceso de extracción</w:t>
            </w:r>
            <w:r w:rsidR="00B8789F">
              <w:t>,</w:t>
            </w:r>
            <w:r>
              <w:t xml:space="preserve"> transformación y carga de datos</w:t>
            </w:r>
            <w:r w:rsidR="009F6F4E">
              <w:t>.</w:t>
            </w:r>
          </w:p>
          <w:p w14:paraId="4C3788DB" w14:textId="77777777" w:rsidR="009F6F4E" w:rsidRDefault="009F6F4E" w:rsidP="001E6694">
            <w:pPr>
              <w:jc w:val="both"/>
            </w:pPr>
          </w:p>
          <w:p w14:paraId="1702B434" w14:textId="0464D3C1" w:rsidR="00867F4E" w:rsidRDefault="009E2241" w:rsidP="001E6694">
            <w:pPr>
              <w:jc w:val="both"/>
            </w:pPr>
            <w:r>
              <w:rPr>
                <w:noProof/>
                <w:lang w:val="en-US"/>
              </w:rPr>
              <w:drawing>
                <wp:inline distT="0" distB="0" distL="0" distR="0" wp14:anchorId="21A9FB28" wp14:editId="3E8C586C">
                  <wp:extent cx="2200275" cy="1262380"/>
                  <wp:effectExtent l="0" t="0" r="9525" b="0"/>
                  <wp:docPr id="72" name="image1.jpg" descr="Digital increasing bar graph with businessman hand overlay"/>
                  <wp:cNvGraphicFramePr/>
                  <a:graphic xmlns:a="http://schemas.openxmlformats.org/drawingml/2006/main">
                    <a:graphicData uri="http://schemas.openxmlformats.org/drawingml/2006/picture">
                      <pic:pic xmlns:pic="http://schemas.openxmlformats.org/drawingml/2006/picture">
                        <pic:nvPicPr>
                          <pic:cNvPr id="0" name="image1.jpg" descr="Digital increasing bar graph with businessman hand overlay"/>
                          <pic:cNvPicPr preferRelativeResize="0"/>
                        </pic:nvPicPr>
                        <pic:blipFill>
                          <a:blip r:embed="rId25"/>
                          <a:srcRect/>
                          <a:stretch>
                            <a:fillRect/>
                          </a:stretch>
                        </pic:blipFill>
                        <pic:spPr>
                          <a:xfrm>
                            <a:off x="0" y="0"/>
                            <a:ext cx="2200275" cy="1262380"/>
                          </a:xfrm>
                          <a:prstGeom prst="rect">
                            <a:avLst/>
                          </a:prstGeom>
                          <a:ln/>
                        </pic:spPr>
                      </pic:pic>
                    </a:graphicData>
                  </a:graphic>
                </wp:inline>
              </w:drawing>
            </w:r>
          </w:p>
          <w:p w14:paraId="5DC7FFE3" w14:textId="4A298AA3" w:rsidR="00867F4E" w:rsidRDefault="003C6E62" w:rsidP="001E6694">
            <w:pPr>
              <w:jc w:val="both"/>
            </w:pPr>
            <w:r>
              <w:t xml:space="preserve">Fuente: </w:t>
            </w:r>
            <w:hyperlink r:id="rId26" w:history="1">
              <w:r w:rsidR="00715597" w:rsidRPr="00DE5E0F">
                <w:rPr>
                  <w:rStyle w:val="Hipervnculo"/>
                </w:rPr>
                <w:t>https://img.freepik.com/free-photo/digital-increasing-bar-graph-with-businessman-hand-overlay_53876-97640.jpg?w=900&amp;t=st=1666582878~exp=1666583478~hmac=2aafc067a0556a6bbcd215babd2370ab8186bda6625e73cafe85cda806061e16</w:t>
              </w:r>
            </w:hyperlink>
            <w:r w:rsidR="00715597">
              <w:t xml:space="preserve"> </w:t>
            </w:r>
          </w:p>
        </w:tc>
        <w:tc>
          <w:tcPr>
            <w:tcW w:w="1575" w:type="dxa"/>
            <w:shd w:val="clear" w:color="auto" w:fill="auto"/>
            <w:tcMar>
              <w:top w:w="100" w:type="dxa"/>
              <w:left w:w="100" w:type="dxa"/>
              <w:bottom w:w="100" w:type="dxa"/>
              <w:right w:w="100" w:type="dxa"/>
            </w:tcMar>
          </w:tcPr>
          <w:p w14:paraId="5CB08EDD" w14:textId="77777777" w:rsidR="00867F4E" w:rsidRDefault="009E2241" w:rsidP="001E6694">
            <w:r>
              <w:t>Música de fondo</w:t>
            </w:r>
          </w:p>
        </w:tc>
        <w:tc>
          <w:tcPr>
            <w:tcW w:w="4965" w:type="dxa"/>
            <w:shd w:val="clear" w:color="auto" w:fill="auto"/>
            <w:tcMar>
              <w:top w:w="100" w:type="dxa"/>
              <w:left w:w="100" w:type="dxa"/>
              <w:bottom w:w="100" w:type="dxa"/>
              <w:right w:w="100" w:type="dxa"/>
            </w:tcMar>
          </w:tcPr>
          <w:p w14:paraId="7C65A799" w14:textId="16729219" w:rsidR="00630992" w:rsidRDefault="009E2241" w:rsidP="001E6694">
            <w:pPr>
              <w:spacing w:after="120"/>
            </w:pPr>
            <w:r>
              <w:t xml:space="preserve">En el transcurso del contenido, el aprendiz conocerá las diversas técnicas y herramientas disponibles para la realización de los procesos de </w:t>
            </w:r>
            <w:r w:rsidR="008D1613">
              <w:t>ETL</w:t>
            </w:r>
            <w:r>
              <w:t>, como</w:t>
            </w:r>
            <w:r w:rsidR="008D1613">
              <w:t xml:space="preserve"> también</w:t>
            </w:r>
            <w:r>
              <w:t xml:space="preserve"> recomendaciones y buenas prácticas para optimizar la ejecución de estas actividades. Los videotutoriales de herramientas y las actividades </w:t>
            </w:r>
            <w:r w:rsidR="008D1613">
              <w:t xml:space="preserve">ayudarán a </w:t>
            </w:r>
            <w:r w:rsidR="00AA43EC">
              <w:t xml:space="preserve">validar </w:t>
            </w:r>
            <w:r>
              <w:t xml:space="preserve">que el aprendiz </w:t>
            </w:r>
            <w:r w:rsidR="008D1613">
              <w:t xml:space="preserve">adquiera </w:t>
            </w:r>
            <w:r>
              <w:t xml:space="preserve">el conocimiento transmitido y pueda aplicarlo </w:t>
            </w:r>
            <w:r w:rsidR="008D1613">
              <w:t>en</w:t>
            </w:r>
            <w:r>
              <w:t xml:space="preserve"> un ejercicio propio de ciencia de datos para su organización</w:t>
            </w:r>
            <w:r w:rsidR="008D1613">
              <w:t>,</w:t>
            </w:r>
            <w:r w:rsidR="00AA43EC">
              <w:t xml:space="preserve"> con los mejores resultados.</w:t>
            </w:r>
          </w:p>
        </w:tc>
        <w:tc>
          <w:tcPr>
            <w:tcW w:w="3014" w:type="dxa"/>
            <w:shd w:val="clear" w:color="auto" w:fill="auto"/>
            <w:tcMar>
              <w:top w:w="100" w:type="dxa"/>
              <w:left w:w="100" w:type="dxa"/>
              <w:bottom w:w="100" w:type="dxa"/>
              <w:right w:w="100" w:type="dxa"/>
            </w:tcMar>
          </w:tcPr>
          <w:p w14:paraId="62DB8753" w14:textId="77777777" w:rsidR="00867F4E" w:rsidRDefault="009E2241">
            <w:r>
              <w:t>Técnicas</w:t>
            </w:r>
          </w:p>
          <w:p w14:paraId="20F246E9" w14:textId="77777777" w:rsidR="00867F4E" w:rsidRDefault="009E2241">
            <w:r>
              <w:t>Herramientas</w:t>
            </w:r>
          </w:p>
          <w:p w14:paraId="03E9853B" w14:textId="4138AEB5" w:rsidR="00630992" w:rsidRDefault="009E2241">
            <w:r>
              <w:t>Buenas prácticas</w:t>
            </w:r>
          </w:p>
        </w:tc>
      </w:tr>
      <w:tr w:rsidR="00630992" w14:paraId="68E98E9E" w14:textId="77777777" w:rsidTr="001E6694">
        <w:trPr>
          <w:trHeight w:val="322"/>
        </w:trPr>
        <w:tc>
          <w:tcPr>
            <w:tcW w:w="1366" w:type="dxa"/>
            <w:shd w:val="clear" w:color="auto" w:fill="auto"/>
            <w:tcMar>
              <w:top w:w="100" w:type="dxa"/>
              <w:left w:w="100" w:type="dxa"/>
              <w:bottom w:w="100" w:type="dxa"/>
              <w:right w:w="100" w:type="dxa"/>
            </w:tcMar>
          </w:tcPr>
          <w:p w14:paraId="010E3BFE" w14:textId="6D764A5A" w:rsidR="00630992" w:rsidRDefault="00630992">
            <w:pPr>
              <w:spacing w:before="240" w:after="240"/>
              <w:jc w:val="both"/>
              <w:rPr>
                <w:b/>
              </w:rPr>
            </w:pPr>
            <w:r>
              <w:rPr>
                <w:b/>
              </w:rPr>
              <w:t>Nombre del archivo</w:t>
            </w:r>
          </w:p>
        </w:tc>
        <w:tc>
          <w:tcPr>
            <w:tcW w:w="13183" w:type="dxa"/>
            <w:gridSpan w:val="4"/>
            <w:shd w:val="clear" w:color="auto" w:fill="auto"/>
            <w:tcMar>
              <w:top w:w="100" w:type="dxa"/>
              <w:left w:w="100" w:type="dxa"/>
              <w:bottom w:w="100" w:type="dxa"/>
              <w:right w:w="100" w:type="dxa"/>
            </w:tcMar>
          </w:tcPr>
          <w:p w14:paraId="68CBAE45" w14:textId="0DAB9BD3" w:rsidR="00630992" w:rsidRDefault="00630992" w:rsidP="00630992">
            <w:r>
              <w:t>228131_V_01</w:t>
            </w:r>
          </w:p>
        </w:tc>
      </w:tr>
    </w:tbl>
    <w:p w14:paraId="0C1558CF" w14:textId="77777777" w:rsidR="00223FF4" w:rsidRDefault="00223FF4">
      <w:pPr>
        <w:spacing w:after="120" w:line="240" w:lineRule="auto"/>
        <w:rPr>
          <w:b/>
        </w:rPr>
      </w:pPr>
    </w:p>
    <w:p w14:paraId="1E494B35" w14:textId="60D56802" w:rsidR="00867F4E" w:rsidRDefault="00E70AB8">
      <w:pPr>
        <w:spacing w:after="120" w:line="240" w:lineRule="auto"/>
        <w:rPr>
          <w:b/>
        </w:rPr>
      </w:pPr>
      <w:r w:rsidRPr="00376CA1">
        <w:rPr>
          <w:b/>
        </w:rPr>
        <w:lastRenderedPageBreak/>
        <w:t>Desarrollo de contenidos</w:t>
      </w:r>
    </w:p>
    <w:p w14:paraId="5D2754DE" w14:textId="1E509855" w:rsidR="00867F4E" w:rsidRPr="000F5930" w:rsidRDefault="00E70AB8" w:rsidP="001E6694">
      <w:pPr>
        <w:pStyle w:val="Ttulo1"/>
        <w:spacing w:before="400" w:after="120"/>
      </w:pPr>
      <w:r>
        <w:t xml:space="preserve">1. </w:t>
      </w:r>
      <w:r w:rsidR="009E2241" w:rsidRPr="000F5930">
        <w:t>¿Qué es ETL?</w:t>
      </w:r>
    </w:p>
    <w:p w14:paraId="728BAC84" w14:textId="76F0F242" w:rsidR="006E3513" w:rsidRDefault="006E3513" w:rsidP="006E3513">
      <w:pPr>
        <w:pBdr>
          <w:top w:val="nil"/>
          <w:left w:val="nil"/>
          <w:bottom w:val="nil"/>
          <w:right w:val="nil"/>
          <w:between w:val="nil"/>
        </w:pBdr>
        <w:spacing w:after="120" w:line="240" w:lineRule="auto"/>
        <w:rPr>
          <w:b/>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6E3513" w14:paraId="5522BE6A" w14:textId="77777777" w:rsidTr="001664B4">
        <w:trPr>
          <w:trHeight w:val="580"/>
        </w:trPr>
        <w:tc>
          <w:tcPr>
            <w:tcW w:w="1432" w:type="dxa"/>
            <w:shd w:val="clear" w:color="auto" w:fill="C9DAF8"/>
            <w:tcMar>
              <w:top w:w="100" w:type="dxa"/>
              <w:left w:w="100" w:type="dxa"/>
              <w:bottom w:w="100" w:type="dxa"/>
              <w:right w:w="100" w:type="dxa"/>
            </w:tcMar>
          </w:tcPr>
          <w:p w14:paraId="2C314B2A" w14:textId="77777777" w:rsidR="006E3513" w:rsidRDefault="006E3513"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7A1D67C4" w14:textId="77777777" w:rsidR="006E3513" w:rsidRDefault="006E3513" w:rsidP="001664B4">
            <w:pPr>
              <w:pStyle w:val="Ttulo"/>
              <w:jc w:val="center"/>
              <w:rPr>
                <w:sz w:val="22"/>
                <w:szCs w:val="22"/>
              </w:rPr>
            </w:pPr>
            <w:bookmarkStart w:id="1" w:name="_heading=h.23ckvvd" w:colFirst="0" w:colLast="0"/>
            <w:bookmarkEnd w:id="1"/>
            <w:r>
              <w:rPr>
                <w:sz w:val="22"/>
                <w:szCs w:val="22"/>
              </w:rPr>
              <w:t>Cajón de texto de color</w:t>
            </w:r>
          </w:p>
        </w:tc>
      </w:tr>
      <w:tr w:rsidR="006E3513" w14:paraId="7D2CF1E4" w14:textId="77777777" w:rsidTr="001664B4">
        <w:trPr>
          <w:trHeight w:val="420"/>
        </w:trPr>
        <w:tc>
          <w:tcPr>
            <w:tcW w:w="13412" w:type="dxa"/>
            <w:gridSpan w:val="2"/>
            <w:shd w:val="clear" w:color="auto" w:fill="auto"/>
            <w:tcMar>
              <w:top w:w="100" w:type="dxa"/>
              <w:left w:w="100" w:type="dxa"/>
              <w:bottom w:w="100" w:type="dxa"/>
              <w:right w:w="100" w:type="dxa"/>
            </w:tcMar>
          </w:tcPr>
          <w:p w14:paraId="19021398" w14:textId="68B7C82D" w:rsidR="006E3513" w:rsidRPr="00223FF4" w:rsidRDefault="006E3513" w:rsidP="006E3513">
            <w:pPr>
              <w:pBdr>
                <w:top w:val="nil"/>
                <w:left w:val="nil"/>
                <w:bottom w:val="nil"/>
                <w:right w:val="nil"/>
                <w:between w:val="nil"/>
              </w:pBdr>
              <w:spacing w:after="120" w:line="240" w:lineRule="auto"/>
            </w:pPr>
            <w:r w:rsidRPr="006D011A">
              <w:t xml:space="preserve">Los procesos </w:t>
            </w:r>
            <w:proofErr w:type="spellStart"/>
            <w:r w:rsidR="00D377E6" w:rsidRPr="001E6694">
              <w:rPr>
                <w:i/>
                <w:iCs/>
              </w:rPr>
              <w:t>e</w:t>
            </w:r>
            <w:r w:rsidRPr="001E6694">
              <w:rPr>
                <w:i/>
                <w:iCs/>
              </w:rPr>
              <w:t>xtract</w:t>
            </w:r>
            <w:proofErr w:type="spellEnd"/>
            <w:r w:rsidRPr="006D011A">
              <w:t xml:space="preserve">, </w:t>
            </w:r>
            <w:proofErr w:type="spellStart"/>
            <w:r w:rsidR="00D377E6" w:rsidRPr="001E6694">
              <w:rPr>
                <w:i/>
                <w:iCs/>
              </w:rPr>
              <w:t>t</w:t>
            </w:r>
            <w:r w:rsidRPr="001E6694">
              <w:rPr>
                <w:i/>
                <w:iCs/>
              </w:rPr>
              <w:t>ransform</w:t>
            </w:r>
            <w:proofErr w:type="spellEnd"/>
            <w:r w:rsidRPr="006D011A">
              <w:t xml:space="preserve"> </w:t>
            </w:r>
            <w:r w:rsidR="00D377E6">
              <w:rPr>
                <w:i/>
                <w:iCs/>
              </w:rPr>
              <w:t>and</w:t>
            </w:r>
            <w:r w:rsidRPr="006D011A">
              <w:t xml:space="preserve"> </w:t>
            </w:r>
            <w:r w:rsidR="00D377E6" w:rsidRPr="001E6694">
              <w:rPr>
                <w:i/>
                <w:iCs/>
              </w:rPr>
              <w:t>l</w:t>
            </w:r>
            <w:r w:rsidRPr="001E6694">
              <w:rPr>
                <w:i/>
                <w:iCs/>
              </w:rPr>
              <w:t>oad</w:t>
            </w:r>
            <w:r w:rsidR="00D377E6">
              <w:t xml:space="preserve"> (ETL), en español, extracción, transformación y carga,</w:t>
            </w:r>
            <w:r w:rsidRPr="006D011A">
              <w:t xml:space="preserve"> son parte esencial de los procesos de ciencia de datos</w:t>
            </w:r>
            <w:r w:rsidR="009E7B95">
              <w:t xml:space="preserve">, en los que </w:t>
            </w:r>
            <w:r w:rsidRPr="006D011A">
              <w:t>se aplican diferentes herramientas, técnicas y actividades que permiten, como su nombre lo indica,</w:t>
            </w:r>
            <w:r w:rsidRPr="00223FF4">
              <w:t xml:space="preserve"> </w:t>
            </w:r>
            <w:r w:rsidRPr="001E6694">
              <w:rPr>
                <w:bCs/>
                <w:i/>
                <w:iCs/>
              </w:rPr>
              <w:t>extraer</w:t>
            </w:r>
            <w:r w:rsidRPr="00223FF4">
              <w:t xml:space="preserve"> la información de las diversas fuentes con que cuenta la organización (estas pueden estar soportadas en sistemas digitales o físicos)</w:t>
            </w:r>
            <w:r w:rsidR="00D955CF">
              <w:t>. Luego, está</w:t>
            </w:r>
            <w:r w:rsidRPr="00223FF4">
              <w:t xml:space="preserve"> </w:t>
            </w:r>
            <w:r w:rsidRPr="001E6694">
              <w:rPr>
                <w:bCs/>
                <w:i/>
                <w:iCs/>
              </w:rPr>
              <w:t>transformar</w:t>
            </w:r>
            <w:r w:rsidRPr="00223FF4">
              <w:t xml:space="preserve"> esa información mediante procesos de limpieza, validación e imputación</w:t>
            </w:r>
            <w:r w:rsidR="000F0763">
              <w:t>,</w:t>
            </w:r>
            <w:r w:rsidRPr="00223FF4">
              <w:t xml:space="preserve"> que permitan tener un conjunto de datos de calidad</w:t>
            </w:r>
            <w:r w:rsidR="000F0763">
              <w:t xml:space="preserve"> que sea</w:t>
            </w:r>
            <w:r w:rsidRPr="00223FF4">
              <w:t xml:space="preserve"> íntegro, seguro y utilizable</w:t>
            </w:r>
            <w:r w:rsidR="00D955CF">
              <w:t>.</w:t>
            </w:r>
            <w:r w:rsidRPr="00223FF4">
              <w:t xml:space="preserve"> </w:t>
            </w:r>
            <w:r w:rsidR="00D955CF">
              <w:t>P</w:t>
            </w:r>
            <w:r w:rsidRPr="00223FF4">
              <w:t>or último</w:t>
            </w:r>
            <w:r w:rsidR="000F0763">
              <w:t>,</w:t>
            </w:r>
            <w:r w:rsidRPr="00223FF4">
              <w:t xml:space="preserve"> </w:t>
            </w:r>
            <w:r w:rsidR="00D955CF">
              <w:t xml:space="preserve">se debe </w:t>
            </w:r>
            <w:r w:rsidRPr="001E6694">
              <w:rPr>
                <w:bCs/>
                <w:i/>
                <w:iCs/>
              </w:rPr>
              <w:t>cargar</w:t>
            </w:r>
            <w:r w:rsidRPr="00223FF4">
              <w:t xml:space="preserve"> la información en un repositorio central</w:t>
            </w:r>
            <w:r w:rsidR="000F0763">
              <w:t>,</w:t>
            </w:r>
            <w:r w:rsidRPr="00223FF4">
              <w:t xml:space="preserve"> donde</w:t>
            </w:r>
            <w:r w:rsidR="00D955CF">
              <w:t xml:space="preserve"> la organización</w:t>
            </w:r>
            <w:r w:rsidRPr="00223FF4">
              <w:t xml:space="preserve"> pueda </w:t>
            </w:r>
            <w:r w:rsidR="00D955CF">
              <w:t>aprovecharla</w:t>
            </w:r>
            <w:r w:rsidRPr="00223FF4">
              <w:t xml:space="preserve">. </w:t>
            </w:r>
            <w:r w:rsidRPr="000F0763">
              <w:t>La secuencia de aplicación de estas fases se observa con mayor claridad a continuación:</w:t>
            </w:r>
          </w:p>
          <w:p w14:paraId="1A2C15F1" w14:textId="28528BF4" w:rsidR="006E3513" w:rsidRPr="00223FF4" w:rsidRDefault="006E3513" w:rsidP="006E3513">
            <w:pPr>
              <w:pBdr>
                <w:top w:val="nil"/>
                <w:left w:val="nil"/>
                <w:bottom w:val="nil"/>
                <w:right w:val="nil"/>
                <w:between w:val="nil"/>
              </w:pBdr>
              <w:spacing w:after="120" w:line="240" w:lineRule="auto"/>
            </w:pPr>
          </w:p>
          <w:p w14:paraId="01CFDB79" w14:textId="3183CDAD" w:rsidR="006E3513" w:rsidRPr="00223FF4" w:rsidRDefault="006E3513" w:rsidP="006E3513">
            <w:pPr>
              <w:pBdr>
                <w:top w:val="nil"/>
                <w:left w:val="nil"/>
                <w:bottom w:val="nil"/>
                <w:right w:val="nil"/>
                <w:between w:val="nil"/>
              </w:pBdr>
              <w:spacing w:after="120" w:line="240" w:lineRule="auto"/>
              <w:jc w:val="center"/>
            </w:pPr>
            <w:r w:rsidRPr="001E6694">
              <w:rPr>
                <w:noProof/>
                <w:lang w:val="en-US"/>
              </w:rPr>
              <w:drawing>
                <wp:inline distT="114300" distB="114300" distL="114300" distR="114300" wp14:anchorId="4DC853E5" wp14:editId="19476417">
                  <wp:extent cx="3683318" cy="1692145"/>
                  <wp:effectExtent l="0" t="0" r="0" b="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83318" cy="1692145"/>
                          </a:xfrm>
                          <a:prstGeom prst="rect">
                            <a:avLst/>
                          </a:prstGeom>
                          <a:ln/>
                        </pic:spPr>
                      </pic:pic>
                    </a:graphicData>
                  </a:graphic>
                </wp:inline>
              </w:drawing>
            </w:r>
          </w:p>
          <w:p w14:paraId="3CC80363" w14:textId="6D874AE6" w:rsidR="006E3513" w:rsidRPr="001E6694" w:rsidRDefault="003C6E62" w:rsidP="006E3513">
            <w:pPr>
              <w:spacing w:after="120" w:line="240" w:lineRule="auto"/>
              <w:rPr>
                <w:b/>
                <w:bCs/>
              </w:rPr>
            </w:pPr>
            <w:r>
              <w:t xml:space="preserve">Fuente: </w:t>
            </w:r>
            <w:hyperlink r:id="rId27" w:history="1">
              <w:r w:rsidR="009436C7" w:rsidRPr="001E6694">
                <w:rPr>
                  <w:rStyle w:val="Hipervnculo"/>
                </w:rPr>
                <w:t>https://learn.microsoft.com/es-es/azure/architecture/data-guide/images/etl.png</w:t>
              </w:r>
            </w:hyperlink>
            <w:r w:rsidR="006E3513" w:rsidRPr="001E6694">
              <w:t xml:space="preserve"> </w:t>
            </w:r>
          </w:p>
          <w:p w14:paraId="6036C8E6" w14:textId="77777777" w:rsidR="006E3513" w:rsidRPr="00223FF4" w:rsidRDefault="006E3513" w:rsidP="006E3513">
            <w:pPr>
              <w:widowControl w:val="0"/>
              <w:spacing w:line="240" w:lineRule="auto"/>
            </w:pPr>
          </w:p>
          <w:p w14:paraId="3B024F8E" w14:textId="77777777" w:rsidR="006E3513" w:rsidRPr="00223FF4" w:rsidRDefault="006E3513" w:rsidP="006E3513">
            <w:pPr>
              <w:widowControl w:val="0"/>
              <w:spacing w:line="240" w:lineRule="auto"/>
            </w:pPr>
          </w:p>
          <w:p w14:paraId="62B2D34D" w14:textId="43CD89DB" w:rsidR="006E3513" w:rsidRPr="00223FF4" w:rsidRDefault="006E3513" w:rsidP="006E3513">
            <w:pPr>
              <w:widowControl w:val="0"/>
              <w:spacing w:line="240" w:lineRule="auto"/>
            </w:pPr>
            <w:r w:rsidRPr="00223FF4">
              <w:rPr>
                <w:b/>
              </w:rPr>
              <w:t xml:space="preserve">Imagen: </w:t>
            </w:r>
            <w:r w:rsidRPr="00223FF4">
              <w:t>228131_i_0</w:t>
            </w:r>
            <w:r w:rsidR="00584EFF" w:rsidRPr="00223FF4">
              <w:t>1</w:t>
            </w:r>
          </w:p>
          <w:p w14:paraId="71C981FB" w14:textId="77777777" w:rsidR="006E3513" w:rsidRPr="001E6694" w:rsidRDefault="006E3513" w:rsidP="001664B4">
            <w:pPr>
              <w:widowControl w:val="0"/>
              <w:pBdr>
                <w:top w:val="nil"/>
                <w:left w:val="nil"/>
                <w:bottom w:val="nil"/>
                <w:right w:val="nil"/>
                <w:between w:val="nil"/>
              </w:pBdr>
              <w:spacing w:line="240" w:lineRule="auto"/>
            </w:pPr>
          </w:p>
          <w:p w14:paraId="30EFDE39" w14:textId="57B553F7" w:rsidR="001448AE" w:rsidRPr="00223FF4" w:rsidRDefault="001448AE" w:rsidP="001448AE">
            <w:pPr>
              <w:pBdr>
                <w:top w:val="nil"/>
                <w:left w:val="nil"/>
                <w:bottom w:val="nil"/>
                <w:right w:val="nil"/>
                <w:between w:val="nil"/>
              </w:pBdr>
              <w:spacing w:after="120" w:line="240" w:lineRule="auto"/>
            </w:pPr>
            <w:r w:rsidRPr="00091A73">
              <w:t xml:space="preserve">De la calidad en la realización de estas tareas dependerá en gran medida el éxito o fracaso de los ejercicios de ciencias de datos. </w:t>
            </w:r>
            <w:r w:rsidR="00091A73">
              <w:t>E</w:t>
            </w:r>
            <w:r w:rsidRPr="00091A73">
              <w:t>n este ámbito de uso y aprovechamiento de la información</w:t>
            </w:r>
            <w:r w:rsidR="00091A73">
              <w:t>, s</w:t>
            </w:r>
            <w:r w:rsidR="00091A73" w:rsidRPr="00091A73">
              <w:t xml:space="preserve">e dice </w:t>
            </w:r>
            <w:r w:rsidR="00091A73">
              <w:t>de manera constante</w:t>
            </w:r>
            <w:r w:rsidRPr="00091A73">
              <w:t xml:space="preserve"> </w:t>
            </w:r>
            <w:r w:rsidR="00B166CC">
              <w:t>que,</w:t>
            </w:r>
            <w:r w:rsidRPr="00091A73">
              <w:t xml:space="preserve"> “</w:t>
            </w:r>
            <w:r w:rsidR="00B166CC">
              <w:t xml:space="preserve">si </w:t>
            </w:r>
            <w:r w:rsidRPr="00091A73">
              <w:t>entra basura, sale basura”. Si los datos y la informac</w:t>
            </w:r>
            <w:r w:rsidRPr="00223FF4">
              <w:t xml:space="preserve">ión recolectada son incompletos, incorrectos y no son claros, los resultados y los análisis realizados con dicha información serán de poca o nula utilidad para la organización. </w:t>
            </w:r>
            <w:r w:rsidRPr="003B7A65">
              <w:t>Es por esto que en los últimos años se ha trabajado arduamente en el desarrollo de mejores herramientas para apoyar los procesos de ETL</w:t>
            </w:r>
            <w:r w:rsidR="003B7A65">
              <w:t>,</w:t>
            </w:r>
            <w:r w:rsidRPr="00223FF4">
              <w:t xml:space="preserve"> así como procesos más claros</w:t>
            </w:r>
            <w:r w:rsidR="00BA3FB2">
              <w:t xml:space="preserve"> y</w:t>
            </w:r>
            <w:r w:rsidRPr="00223FF4">
              <w:t xml:space="preserve"> metodologías y marcos de trabajo que permitan estandarizar y hacer más eficiente esta labor.</w:t>
            </w:r>
          </w:p>
        </w:tc>
      </w:tr>
    </w:tbl>
    <w:p w14:paraId="5A921C39" w14:textId="73B6B7AD" w:rsidR="00867F4E" w:rsidRPr="001E6694" w:rsidRDefault="00A21F7B" w:rsidP="001E6694">
      <w:pPr>
        <w:pStyle w:val="Ttulo1"/>
        <w:spacing w:before="400" w:after="120" w:line="276" w:lineRule="auto"/>
      </w:pPr>
      <w:r>
        <w:lastRenderedPageBreak/>
        <w:t xml:space="preserve">2. </w:t>
      </w:r>
      <w:r w:rsidR="009E2241" w:rsidRPr="001E6694">
        <w:t>Extracción de datos</w:t>
      </w:r>
    </w:p>
    <w:p w14:paraId="4BD635B2" w14:textId="0658864B" w:rsidR="002B4D2A" w:rsidRDefault="002B4D2A" w:rsidP="002B4D2A">
      <w:pPr>
        <w:pBdr>
          <w:top w:val="nil"/>
          <w:left w:val="nil"/>
          <w:bottom w:val="nil"/>
          <w:right w:val="nil"/>
          <w:between w:val="nil"/>
        </w:pBdr>
        <w:spacing w:after="120" w:line="240" w:lineRule="auto"/>
        <w:rPr>
          <w:b/>
        </w:rPr>
      </w:pPr>
    </w:p>
    <w:tbl>
      <w:tblPr>
        <w:tblStyle w:val="a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6864"/>
        <w:gridCol w:w="5015"/>
      </w:tblGrid>
      <w:tr w:rsidR="002B4D2A" w14:paraId="2B2704E7" w14:textId="77777777" w:rsidTr="001664B4">
        <w:trPr>
          <w:trHeight w:val="580"/>
        </w:trPr>
        <w:tc>
          <w:tcPr>
            <w:tcW w:w="1533" w:type="dxa"/>
            <w:shd w:val="clear" w:color="auto" w:fill="C9DAF8"/>
            <w:tcMar>
              <w:top w:w="100" w:type="dxa"/>
              <w:left w:w="100" w:type="dxa"/>
              <w:bottom w:w="100" w:type="dxa"/>
              <w:right w:w="100" w:type="dxa"/>
            </w:tcMar>
          </w:tcPr>
          <w:p w14:paraId="5074162E" w14:textId="77777777" w:rsidR="002B4D2A" w:rsidRDefault="002B4D2A" w:rsidP="001664B4">
            <w:pPr>
              <w:widowControl w:val="0"/>
              <w:jc w:val="center"/>
              <w:rPr>
                <w:b/>
              </w:rPr>
            </w:pPr>
            <w:r>
              <w:rPr>
                <w:b/>
              </w:rPr>
              <w:t>Tipo de recurso</w:t>
            </w:r>
          </w:p>
        </w:tc>
        <w:tc>
          <w:tcPr>
            <w:tcW w:w="11879" w:type="dxa"/>
            <w:gridSpan w:val="2"/>
            <w:shd w:val="clear" w:color="auto" w:fill="C9DAF8"/>
            <w:tcMar>
              <w:top w:w="100" w:type="dxa"/>
              <w:left w:w="100" w:type="dxa"/>
              <w:bottom w:w="100" w:type="dxa"/>
              <w:right w:w="100" w:type="dxa"/>
            </w:tcMar>
          </w:tcPr>
          <w:p w14:paraId="1083CB9D" w14:textId="77777777" w:rsidR="002B4D2A" w:rsidRDefault="002B4D2A" w:rsidP="001664B4">
            <w:pPr>
              <w:pStyle w:val="Ttulo"/>
              <w:widowControl w:val="0"/>
              <w:jc w:val="center"/>
              <w:rPr>
                <w:sz w:val="22"/>
                <w:szCs w:val="22"/>
              </w:rPr>
            </w:pPr>
            <w:r>
              <w:rPr>
                <w:sz w:val="22"/>
                <w:szCs w:val="22"/>
              </w:rPr>
              <w:t xml:space="preserve">Slider pasos </w:t>
            </w:r>
          </w:p>
        </w:tc>
      </w:tr>
      <w:tr w:rsidR="002B4D2A" w14:paraId="612711FA" w14:textId="77777777" w:rsidTr="001664B4">
        <w:trPr>
          <w:trHeight w:val="420"/>
        </w:trPr>
        <w:tc>
          <w:tcPr>
            <w:tcW w:w="1533" w:type="dxa"/>
            <w:shd w:val="clear" w:color="auto" w:fill="auto"/>
            <w:tcMar>
              <w:top w:w="100" w:type="dxa"/>
              <w:left w:w="100" w:type="dxa"/>
              <w:bottom w:w="100" w:type="dxa"/>
              <w:right w:w="100" w:type="dxa"/>
            </w:tcMar>
          </w:tcPr>
          <w:p w14:paraId="12F3D49B" w14:textId="77777777" w:rsidR="002B4D2A" w:rsidRDefault="002B4D2A" w:rsidP="001664B4">
            <w:pPr>
              <w:widowControl w:val="0"/>
              <w:rPr>
                <w:b/>
              </w:rPr>
            </w:pPr>
            <w:r>
              <w:rPr>
                <w:b/>
              </w:rPr>
              <w:t>Introducción</w:t>
            </w:r>
          </w:p>
        </w:tc>
        <w:tc>
          <w:tcPr>
            <w:tcW w:w="11879" w:type="dxa"/>
            <w:gridSpan w:val="2"/>
            <w:shd w:val="clear" w:color="auto" w:fill="auto"/>
            <w:tcMar>
              <w:top w:w="100" w:type="dxa"/>
              <w:left w:w="100" w:type="dxa"/>
              <w:bottom w:w="100" w:type="dxa"/>
              <w:right w:w="100" w:type="dxa"/>
            </w:tcMar>
          </w:tcPr>
          <w:p w14:paraId="307224F8" w14:textId="4DEC610E" w:rsidR="002B4D2A" w:rsidRDefault="002B4D2A" w:rsidP="00F83FF8">
            <w:pPr>
              <w:pBdr>
                <w:top w:val="nil"/>
                <w:left w:val="nil"/>
                <w:bottom w:val="nil"/>
                <w:right w:val="nil"/>
                <w:between w:val="nil"/>
              </w:pBdr>
              <w:spacing w:after="120"/>
            </w:pPr>
            <w:r>
              <w:t xml:space="preserve">El proceso de extracción de datos consiste en recopilar desde las diversas fuentes </w:t>
            </w:r>
            <w:r w:rsidR="005C11A7">
              <w:t>la información requerida</w:t>
            </w:r>
            <w:r>
              <w:t xml:space="preserve"> para la realización del proyecto de ciencias de datos. </w:t>
            </w:r>
            <w:r w:rsidR="005C11A7">
              <w:t xml:space="preserve">Estas </w:t>
            </w:r>
            <w:r>
              <w:t>fuentes son</w:t>
            </w:r>
            <w:r w:rsidR="005C11A7">
              <w:t>,</w:t>
            </w:r>
            <w:r>
              <w:t xml:space="preserve"> en la mayoría de casos</w:t>
            </w:r>
            <w:r w:rsidR="005C11A7">
              <w:t>,</w:t>
            </w:r>
            <w:r>
              <w:t xml:space="preserve"> muy diversas</w:t>
            </w:r>
            <w:r w:rsidR="005C11A7">
              <w:t xml:space="preserve">, dado que incluyen </w:t>
            </w:r>
            <w:r>
              <w:t>archivos físicos</w:t>
            </w:r>
            <w:r w:rsidR="005C11A7">
              <w:t>,</w:t>
            </w:r>
            <w:r>
              <w:t xml:space="preserve"> como facturas, registros en papel, libros contables y respaldo</w:t>
            </w:r>
            <w:r w:rsidR="005C11A7">
              <w:t>,</w:t>
            </w:r>
            <w:r>
              <w:t xml:space="preserve"> o también digitales</w:t>
            </w:r>
            <w:r w:rsidR="005C11A7">
              <w:t>, como</w:t>
            </w:r>
            <w:r>
              <w:t xml:space="preserve"> hojas de cálculo, documentos de texto, base</w:t>
            </w:r>
            <w:r w:rsidR="005C11A7">
              <w:t>s</w:t>
            </w:r>
            <w:r>
              <w:t xml:space="preserve"> de datos</w:t>
            </w:r>
            <w:r w:rsidR="005C11A7">
              <w:t>,</w:t>
            </w:r>
            <w:r>
              <w:t xml:space="preserve"> entre otros. Los formatos y la compatibilidad entre estas fuentes de información hacen que </w:t>
            </w:r>
            <w:r w:rsidR="00FB5F99">
              <w:t>la</w:t>
            </w:r>
            <w:r>
              <w:t xml:space="preserve"> extracción se convierta en un reto importante para la organización.</w:t>
            </w:r>
          </w:p>
          <w:p w14:paraId="2601038E" w14:textId="5B1DB169" w:rsidR="002B4D2A" w:rsidRDefault="002B4D2A" w:rsidP="002B4D2A">
            <w:pPr>
              <w:pBdr>
                <w:top w:val="nil"/>
                <w:left w:val="nil"/>
                <w:bottom w:val="nil"/>
                <w:right w:val="nil"/>
                <w:between w:val="nil"/>
              </w:pBdr>
              <w:spacing w:after="120"/>
            </w:pPr>
            <w:r>
              <w:t>En algunos casos, al revisar los datos requeridos para el proyecto de ciencias de datos</w:t>
            </w:r>
            <w:r w:rsidR="004B71A1">
              <w:t>,</w:t>
            </w:r>
            <w:r>
              <w:t xml:space="preserve"> se puede encontrar que la organización no cuenta con la información requerida para el proceso</w:t>
            </w:r>
            <w:r w:rsidR="004B71A1">
              <w:t>, ante lo cual es</w:t>
            </w:r>
            <w:r>
              <w:t xml:space="preserve"> necesario definir los elementos faltantes</w:t>
            </w:r>
            <w:r w:rsidR="004B71A1">
              <w:t xml:space="preserve"> y</w:t>
            </w:r>
            <w:r>
              <w:t xml:space="preserve"> su posible fuente y diseñar instrumentos para su levantamiento.</w:t>
            </w:r>
          </w:p>
          <w:p w14:paraId="2F300B1D" w14:textId="6A552D73" w:rsidR="002B4D2A" w:rsidRPr="002B4D2A" w:rsidRDefault="002B4D2A" w:rsidP="002B4D2A">
            <w:pPr>
              <w:pBdr>
                <w:top w:val="nil"/>
                <w:left w:val="nil"/>
                <w:bottom w:val="nil"/>
                <w:right w:val="nil"/>
                <w:between w:val="nil"/>
              </w:pBdr>
              <w:spacing w:after="120"/>
            </w:pPr>
            <w:r>
              <w:t>A continuación, se presentan los pasos a realizar para un correcto proceso de extracción de datos:</w:t>
            </w:r>
          </w:p>
        </w:tc>
      </w:tr>
      <w:tr w:rsidR="002B4D2A" w14:paraId="1FBBD381" w14:textId="77777777" w:rsidTr="001664B4">
        <w:trPr>
          <w:trHeight w:val="420"/>
        </w:trPr>
        <w:tc>
          <w:tcPr>
            <w:tcW w:w="1533" w:type="dxa"/>
            <w:shd w:val="clear" w:color="auto" w:fill="auto"/>
            <w:tcMar>
              <w:top w:w="100" w:type="dxa"/>
              <w:left w:w="100" w:type="dxa"/>
              <w:bottom w:w="100" w:type="dxa"/>
              <w:right w:w="100" w:type="dxa"/>
            </w:tcMar>
          </w:tcPr>
          <w:p w14:paraId="32E997BC" w14:textId="77777777" w:rsidR="002B4D2A" w:rsidRDefault="002B4D2A" w:rsidP="001664B4">
            <w:pPr>
              <w:widowControl w:val="0"/>
              <w:rPr>
                <w:b/>
              </w:rPr>
            </w:pPr>
            <w:proofErr w:type="spellStart"/>
            <w:r>
              <w:rPr>
                <w:b/>
              </w:rPr>
              <w:lastRenderedPageBreak/>
              <w:t>Slide</w:t>
            </w:r>
            <w:proofErr w:type="spellEnd"/>
            <w:r>
              <w:rPr>
                <w:b/>
              </w:rPr>
              <w:t xml:space="preserve"> 1</w:t>
            </w:r>
          </w:p>
        </w:tc>
        <w:tc>
          <w:tcPr>
            <w:tcW w:w="6864" w:type="dxa"/>
            <w:shd w:val="clear" w:color="auto" w:fill="auto"/>
            <w:tcMar>
              <w:top w:w="100" w:type="dxa"/>
              <w:left w:w="100" w:type="dxa"/>
              <w:bottom w:w="100" w:type="dxa"/>
              <w:right w:w="100" w:type="dxa"/>
            </w:tcMar>
          </w:tcPr>
          <w:p w14:paraId="466EE110" w14:textId="1D2BFF9C" w:rsidR="002B4D2A" w:rsidRDefault="002B4D2A" w:rsidP="001E6694">
            <w:pPr>
              <w:pBdr>
                <w:top w:val="nil"/>
                <w:left w:val="nil"/>
                <w:bottom w:val="nil"/>
                <w:right w:val="nil"/>
                <w:between w:val="nil"/>
              </w:pBdr>
              <w:rPr>
                <w:color w:val="999999"/>
              </w:rPr>
            </w:pPr>
            <w:r>
              <w:t>Definir o identificar los datos requeridos para el proyecto de ciencia de datos y su ubicación origen.</w:t>
            </w:r>
          </w:p>
        </w:tc>
        <w:tc>
          <w:tcPr>
            <w:tcW w:w="5015" w:type="dxa"/>
            <w:shd w:val="clear" w:color="auto" w:fill="auto"/>
            <w:tcMar>
              <w:top w:w="100" w:type="dxa"/>
              <w:left w:w="100" w:type="dxa"/>
              <w:bottom w:w="100" w:type="dxa"/>
              <w:right w:w="100" w:type="dxa"/>
            </w:tcMar>
          </w:tcPr>
          <w:p w14:paraId="01F7A541" w14:textId="77777777" w:rsidR="002B4D2A" w:rsidRDefault="003014D8" w:rsidP="003014D8">
            <w:pPr>
              <w:widowControl w:val="0"/>
              <w:jc w:val="center"/>
            </w:pPr>
            <w:r>
              <w:fldChar w:fldCharType="begin"/>
            </w:r>
            <w:r>
              <w:instrText xml:space="preserve"> INCLUDEPICTURE "https://img.freepik.com/vector-gratis/ciencias-informaticas-forenses-analisis-evidencia-digital-investigacion-delitos-informaticos-recuperacion-datos-experto-ciberseguridad-identificando-actividad-fraudulenta-ilustracion-metafora-concepto-aislado-vector_335657-2827.jpg?t=st=1668556289~exp=1668556889~hmac=31e5d62d4c304cf189798cc058b98bde5d4d674e71fbc865c792b8caa0d878a8" \* MERGEFORMATINET </w:instrText>
            </w:r>
            <w:r>
              <w:fldChar w:fldCharType="separate"/>
            </w:r>
            <w:r>
              <w:rPr>
                <w:noProof/>
                <w:lang w:val="en-US"/>
              </w:rPr>
              <w:drawing>
                <wp:inline distT="0" distB="0" distL="0" distR="0" wp14:anchorId="602B372C" wp14:editId="10332D68">
                  <wp:extent cx="1562905" cy="1562905"/>
                  <wp:effectExtent l="0" t="0" r="0" b="0"/>
                  <wp:docPr id="19" name="Imagen 19" descr="Ciencias informáticas forenses. análisis de evidencia digital, investigación de delitos informáticos, recuperación de datos. experto en ciberseguridad identificando actividad fraudulenta. ilustración de metáfora de concepto aislado d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ncias informáticas forenses. análisis de evidencia digital, investigación de delitos informáticos, recuperación de datos. experto en ciberseguridad identificando actividad fraudulenta. ilustración de metáfora de concepto aislado de vec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9846" cy="1569846"/>
                          </a:xfrm>
                          <a:prstGeom prst="rect">
                            <a:avLst/>
                          </a:prstGeom>
                          <a:noFill/>
                          <a:ln>
                            <a:noFill/>
                          </a:ln>
                        </pic:spPr>
                      </pic:pic>
                    </a:graphicData>
                  </a:graphic>
                </wp:inline>
              </w:drawing>
            </w:r>
            <w:r>
              <w:fldChar w:fldCharType="end"/>
            </w:r>
          </w:p>
          <w:p w14:paraId="148B6E88" w14:textId="10B95622" w:rsidR="003014D8" w:rsidRPr="009E23AE" w:rsidRDefault="003014D8" w:rsidP="003014D8">
            <w:pPr>
              <w:spacing w:after="120"/>
              <w:rPr>
                <w:b/>
                <w:bCs/>
                <w:i/>
                <w:sz w:val="18"/>
                <w:szCs w:val="18"/>
              </w:rPr>
            </w:pPr>
            <w:r>
              <w:t xml:space="preserve">Fuente: </w:t>
            </w:r>
            <w:hyperlink r:id="rId29" w:anchor="query=identificar%20datos&amp;position=9&amp;from_view=search&amp;track=sph" w:history="1">
              <w:r w:rsidRPr="00DE5E0F">
                <w:rPr>
                  <w:rStyle w:val="Hipervnculo"/>
                </w:rPr>
                <w:t>https://www.freepik.es/vector-gratis/ciencias-informaticas-forenses-analisis-evidencia-digital-investigacion-delitos-informaticos-recuperacion-datos-experto-ciberseguridad-identificando-actividad-fraudulenta-ilustracion-metafora-concepto-aislado-vector_12083574.htm#query=identificar%20datos&amp;position=9&amp;from_view=search&amp;track=sph</w:t>
              </w:r>
            </w:hyperlink>
            <w:r>
              <w:t xml:space="preserve"> </w:t>
            </w:r>
          </w:p>
          <w:p w14:paraId="441C0890" w14:textId="77777777" w:rsidR="003014D8" w:rsidRDefault="003014D8" w:rsidP="003014D8">
            <w:pPr>
              <w:widowControl w:val="0"/>
            </w:pPr>
          </w:p>
          <w:p w14:paraId="02814CCA" w14:textId="77777777" w:rsidR="003014D8" w:rsidRDefault="003014D8" w:rsidP="003014D8">
            <w:pPr>
              <w:widowControl w:val="0"/>
            </w:pPr>
            <w:commentRangeStart w:id="2"/>
            <w:r>
              <w:t xml:space="preserve">Nota: </w:t>
            </w:r>
            <w:commentRangeEnd w:id="2"/>
            <w:r>
              <w:rPr>
                <w:rStyle w:val="Refdecomentario"/>
              </w:rPr>
              <w:commentReference w:id="2"/>
            </w:r>
          </w:p>
          <w:p w14:paraId="356B9802" w14:textId="77777777" w:rsidR="003014D8" w:rsidRDefault="003014D8" w:rsidP="003014D8">
            <w:pPr>
              <w:widowControl w:val="0"/>
            </w:pPr>
          </w:p>
          <w:p w14:paraId="34AE59E7" w14:textId="3BF9BDD1" w:rsidR="003014D8" w:rsidRDefault="003014D8" w:rsidP="001E6694">
            <w:pPr>
              <w:widowControl w:val="0"/>
            </w:pPr>
            <w:r>
              <w:rPr>
                <w:b/>
              </w:rPr>
              <w:t xml:space="preserve">Imagen: </w:t>
            </w:r>
            <w:r>
              <w:t>228131_i_02</w:t>
            </w:r>
          </w:p>
        </w:tc>
      </w:tr>
      <w:tr w:rsidR="002B4D2A" w14:paraId="3F0AA266" w14:textId="77777777" w:rsidTr="001664B4">
        <w:trPr>
          <w:trHeight w:val="420"/>
        </w:trPr>
        <w:tc>
          <w:tcPr>
            <w:tcW w:w="1533" w:type="dxa"/>
            <w:shd w:val="clear" w:color="auto" w:fill="auto"/>
            <w:tcMar>
              <w:top w:w="100" w:type="dxa"/>
              <w:left w:w="100" w:type="dxa"/>
              <w:bottom w:w="100" w:type="dxa"/>
              <w:right w:w="100" w:type="dxa"/>
            </w:tcMar>
          </w:tcPr>
          <w:p w14:paraId="03ADB483" w14:textId="77777777" w:rsidR="002B4D2A" w:rsidRDefault="002B4D2A" w:rsidP="001664B4">
            <w:pPr>
              <w:widowControl w:val="0"/>
              <w:rPr>
                <w:b/>
              </w:rPr>
            </w:pPr>
            <w:proofErr w:type="spellStart"/>
            <w:r>
              <w:rPr>
                <w:b/>
              </w:rPr>
              <w:lastRenderedPageBreak/>
              <w:t>Slide</w:t>
            </w:r>
            <w:proofErr w:type="spellEnd"/>
            <w:r>
              <w:rPr>
                <w:b/>
              </w:rPr>
              <w:t xml:space="preserve"> 2</w:t>
            </w:r>
          </w:p>
        </w:tc>
        <w:tc>
          <w:tcPr>
            <w:tcW w:w="6864" w:type="dxa"/>
            <w:shd w:val="clear" w:color="auto" w:fill="auto"/>
            <w:tcMar>
              <w:top w:w="100" w:type="dxa"/>
              <w:left w:w="100" w:type="dxa"/>
              <w:bottom w:w="100" w:type="dxa"/>
              <w:right w:w="100" w:type="dxa"/>
            </w:tcMar>
          </w:tcPr>
          <w:p w14:paraId="39F2C55B" w14:textId="76F3D2F7" w:rsidR="002B4D2A" w:rsidRDefault="002B4D2A" w:rsidP="001E6694">
            <w:pPr>
              <w:pBdr>
                <w:top w:val="nil"/>
                <w:left w:val="nil"/>
                <w:bottom w:val="nil"/>
                <w:right w:val="nil"/>
                <w:between w:val="nil"/>
              </w:pBdr>
              <w:rPr>
                <w:color w:val="999999"/>
              </w:rPr>
            </w:pPr>
            <w:r>
              <w:t>Extraer los datos desde su fuente de origen.</w:t>
            </w:r>
          </w:p>
        </w:tc>
        <w:tc>
          <w:tcPr>
            <w:tcW w:w="5015" w:type="dxa"/>
            <w:shd w:val="clear" w:color="auto" w:fill="auto"/>
            <w:tcMar>
              <w:top w:w="100" w:type="dxa"/>
              <w:left w:w="100" w:type="dxa"/>
              <w:bottom w:w="100" w:type="dxa"/>
              <w:right w:w="100" w:type="dxa"/>
            </w:tcMar>
          </w:tcPr>
          <w:p w14:paraId="626BAF67" w14:textId="77777777" w:rsidR="002B4D2A" w:rsidRDefault="00B15F68" w:rsidP="00B15F68">
            <w:pPr>
              <w:widowControl w:val="0"/>
              <w:jc w:val="center"/>
            </w:pPr>
            <w:r>
              <w:fldChar w:fldCharType="begin"/>
            </w:r>
            <w:r>
              <w:instrText xml:space="preserve"> INCLUDEPICTURE "https://img.freepik.com/vector-gratis/cientifico-datos-especialista-extraen-conocimientos-perspectivas-datos-analisis-ciencia-datos-control-aprendizaje-automatico-concepto-analisis-big-data-ilustracion-aislada-bluevector-coral-rosado_335657-2286.jpg?t=st=1668556398~exp=1668556998~hmac=199d9785a1792c3d45f594752964ca94f384821ae54ca5f0e690ff3392b3d378" \* MERGEFORMATINET </w:instrText>
            </w:r>
            <w:r>
              <w:fldChar w:fldCharType="separate"/>
            </w:r>
            <w:r>
              <w:rPr>
                <w:noProof/>
                <w:lang w:val="en-US"/>
              </w:rPr>
              <w:drawing>
                <wp:inline distT="0" distB="0" distL="0" distR="0" wp14:anchorId="08C37C6A" wp14:editId="184A3D12">
                  <wp:extent cx="1977483" cy="1318733"/>
                  <wp:effectExtent l="0" t="0" r="3810" b="2540"/>
                  <wp:docPr id="20" name="Imagen 20" descr="El científico de datos y el especialista extraen conocimientos y perspectivas de los datos. análisis de ciencia de datos, control de aprendizaje automático, concepto de análisis de big data. ilustración aislada de bluevector coral ros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científico de datos y el especialista extraen conocimientos y perspectivas de los datos. análisis de ciencia de datos, control de aprendizaje automático, concepto de análisis de big data. ilustración aislada de bluevector coral rosad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0037" cy="1327105"/>
                          </a:xfrm>
                          <a:prstGeom prst="rect">
                            <a:avLst/>
                          </a:prstGeom>
                          <a:noFill/>
                          <a:ln>
                            <a:noFill/>
                          </a:ln>
                        </pic:spPr>
                      </pic:pic>
                    </a:graphicData>
                  </a:graphic>
                </wp:inline>
              </w:drawing>
            </w:r>
            <w:r>
              <w:fldChar w:fldCharType="end"/>
            </w:r>
          </w:p>
          <w:p w14:paraId="5834ECE4" w14:textId="2A7813D7" w:rsidR="00B15F68" w:rsidRPr="009E23AE" w:rsidRDefault="00B15F68" w:rsidP="00B15F68">
            <w:pPr>
              <w:spacing w:after="120"/>
              <w:rPr>
                <w:b/>
                <w:bCs/>
                <w:i/>
                <w:sz w:val="18"/>
                <w:szCs w:val="18"/>
              </w:rPr>
            </w:pPr>
            <w:r>
              <w:t xml:space="preserve">Fuente: </w:t>
            </w:r>
            <w:hyperlink r:id="rId31" w:anchor="query=extraer%20datos&amp;position=0&amp;from_view=search&amp;track=sph" w:history="1">
              <w:r w:rsidRPr="00DE5E0F">
                <w:rPr>
                  <w:rStyle w:val="Hipervnculo"/>
                </w:rPr>
                <w:t>https://www.freepik.es/vector-gratis/cientifico-datos-especialista-extraen-conocimientos-perspectivas-datos-analisis-ciencia-datos-control-aprendizaje-automatico-concepto-analisis-big-data-ilustracion-aislada-bluevector-coral-rosado_11668808.htm#query=extraer%20datos&amp;position=0&amp;from_view=search&amp;track=sph</w:t>
              </w:r>
            </w:hyperlink>
            <w:r>
              <w:t xml:space="preserve"> </w:t>
            </w:r>
          </w:p>
          <w:p w14:paraId="0170C4F1" w14:textId="77777777" w:rsidR="00B15F68" w:rsidRDefault="00B15F68" w:rsidP="00B15F68">
            <w:pPr>
              <w:widowControl w:val="0"/>
            </w:pPr>
          </w:p>
          <w:p w14:paraId="5E400A6B" w14:textId="77777777" w:rsidR="00B15F68" w:rsidRDefault="00B15F68" w:rsidP="00B15F68">
            <w:pPr>
              <w:widowControl w:val="0"/>
            </w:pPr>
            <w:commentRangeStart w:id="3"/>
            <w:r>
              <w:t xml:space="preserve">Nota: </w:t>
            </w:r>
            <w:commentRangeEnd w:id="3"/>
            <w:r>
              <w:rPr>
                <w:rStyle w:val="Refdecomentario"/>
              </w:rPr>
              <w:commentReference w:id="3"/>
            </w:r>
          </w:p>
          <w:p w14:paraId="59DCA5E7" w14:textId="77777777" w:rsidR="00B15F68" w:rsidRDefault="00B15F68" w:rsidP="00B15F68">
            <w:pPr>
              <w:widowControl w:val="0"/>
            </w:pPr>
          </w:p>
          <w:p w14:paraId="00D57DF7" w14:textId="3E2C1463" w:rsidR="00B15F68" w:rsidRDefault="00B15F68" w:rsidP="00B15F68">
            <w:pPr>
              <w:widowControl w:val="0"/>
            </w:pPr>
            <w:r>
              <w:rPr>
                <w:b/>
              </w:rPr>
              <w:t xml:space="preserve">Imagen: </w:t>
            </w:r>
            <w:r>
              <w:t>228131_i_03</w:t>
            </w:r>
          </w:p>
          <w:p w14:paraId="199D3518" w14:textId="06EA37CF" w:rsidR="00B15F68" w:rsidRDefault="00B15F68" w:rsidP="00B15F68">
            <w:pPr>
              <w:widowControl w:val="0"/>
              <w:jc w:val="center"/>
            </w:pPr>
          </w:p>
        </w:tc>
      </w:tr>
      <w:tr w:rsidR="002B4D2A" w14:paraId="5CB459BF" w14:textId="77777777" w:rsidTr="001664B4">
        <w:trPr>
          <w:trHeight w:val="420"/>
        </w:trPr>
        <w:tc>
          <w:tcPr>
            <w:tcW w:w="1533" w:type="dxa"/>
            <w:shd w:val="clear" w:color="auto" w:fill="auto"/>
            <w:tcMar>
              <w:top w:w="100" w:type="dxa"/>
              <w:left w:w="100" w:type="dxa"/>
              <w:bottom w:w="100" w:type="dxa"/>
              <w:right w:w="100" w:type="dxa"/>
            </w:tcMar>
          </w:tcPr>
          <w:p w14:paraId="1605043D" w14:textId="77777777" w:rsidR="002B4D2A" w:rsidRDefault="002B4D2A" w:rsidP="001664B4">
            <w:pPr>
              <w:widowControl w:val="0"/>
              <w:rPr>
                <w:b/>
              </w:rPr>
            </w:pPr>
            <w:proofErr w:type="spellStart"/>
            <w:r>
              <w:rPr>
                <w:b/>
              </w:rPr>
              <w:lastRenderedPageBreak/>
              <w:t>Slide</w:t>
            </w:r>
            <w:proofErr w:type="spellEnd"/>
            <w:r>
              <w:rPr>
                <w:b/>
              </w:rPr>
              <w:t xml:space="preserve"> 3</w:t>
            </w:r>
          </w:p>
        </w:tc>
        <w:tc>
          <w:tcPr>
            <w:tcW w:w="6864" w:type="dxa"/>
            <w:shd w:val="clear" w:color="auto" w:fill="auto"/>
            <w:tcMar>
              <w:top w:w="100" w:type="dxa"/>
              <w:left w:w="100" w:type="dxa"/>
              <w:bottom w:w="100" w:type="dxa"/>
              <w:right w:w="100" w:type="dxa"/>
            </w:tcMar>
          </w:tcPr>
          <w:p w14:paraId="59806230" w14:textId="02F137FC" w:rsidR="002B4D2A" w:rsidRDefault="002B4D2A" w:rsidP="001E6694">
            <w:pPr>
              <w:pBdr>
                <w:top w:val="nil"/>
                <w:left w:val="nil"/>
                <w:bottom w:val="nil"/>
                <w:right w:val="nil"/>
                <w:between w:val="nil"/>
              </w:pBdr>
              <w:rPr>
                <w:color w:val="999999"/>
              </w:rPr>
            </w:pPr>
            <w:r>
              <w:t>Analizar la calidad y el estado de los datos extraídos.</w:t>
            </w:r>
          </w:p>
        </w:tc>
        <w:tc>
          <w:tcPr>
            <w:tcW w:w="5015" w:type="dxa"/>
            <w:shd w:val="clear" w:color="auto" w:fill="auto"/>
            <w:tcMar>
              <w:top w:w="100" w:type="dxa"/>
              <w:left w:w="100" w:type="dxa"/>
              <w:bottom w:w="100" w:type="dxa"/>
              <w:right w:w="100" w:type="dxa"/>
            </w:tcMar>
          </w:tcPr>
          <w:p w14:paraId="1215C615" w14:textId="77777777" w:rsidR="002B4D2A" w:rsidRDefault="00B15F68" w:rsidP="00B15F68">
            <w:pPr>
              <w:widowControl w:val="0"/>
              <w:jc w:val="center"/>
            </w:pPr>
            <w:r>
              <w:fldChar w:fldCharType="begin"/>
            </w:r>
            <w:r>
              <w:instrText xml:space="preserve"> INCLUDEPICTURE "https://img.freepik.com/vector-gratis/analizar-ilustracion-concepto_114360-6491.jpg?t=st=1668556511~exp=1668557111~hmac=93a3f53f626811d67842673336d35df38253f7b1606f1edcd535e412bcdc6506" \* MERGEFORMATINET </w:instrText>
            </w:r>
            <w:r>
              <w:fldChar w:fldCharType="separate"/>
            </w:r>
            <w:r>
              <w:rPr>
                <w:noProof/>
                <w:lang w:val="en-US"/>
              </w:rPr>
              <w:drawing>
                <wp:inline distT="0" distB="0" distL="0" distR="0" wp14:anchorId="14CCE606" wp14:editId="3EA6F8DA">
                  <wp:extent cx="1405054" cy="1405054"/>
                  <wp:effectExtent l="0" t="0" r="5080" b="5080"/>
                  <wp:docPr id="21" name="Imagen 21" descr="Analizar la ilustración del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izar la ilustración del concep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7995" cy="1417995"/>
                          </a:xfrm>
                          <a:prstGeom prst="rect">
                            <a:avLst/>
                          </a:prstGeom>
                          <a:noFill/>
                          <a:ln>
                            <a:noFill/>
                          </a:ln>
                        </pic:spPr>
                      </pic:pic>
                    </a:graphicData>
                  </a:graphic>
                </wp:inline>
              </w:drawing>
            </w:r>
            <w:r>
              <w:fldChar w:fldCharType="end"/>
            </w:r>
          </w:p>
          <w:p w14:paraId="685CCD8C" w14:textId="7DC028F0" w:rsidR="00B15F68" w:rsidRPr="009E23AE" w:rsidRDefault="00B15F68" w:rsidP="00B15F68">
            <w:pPr>
              <w:spacing w:after="120"/>
              <w:rPr>
                <w:b/>
                <w:bCs/>
                <w:i/>
                <w:sz w:val="18"/>
                <w:szCs w:val="18"/>
              </w:rPr>
            </w:pPr>
            <w:r>
              <w:t xml:space="preserve">Fuente: </w:t>
            </w:r>
            <w:hyperlink r:id="rId33" w:anchor="query=analizar%20datos&amp;position=2&amp;from_view=search&amp;track=sph" w:history="1">
              <w:r w:rsidRPr="00DE5E0F">
                <w:rPr>
                  <w:rStyle w:val="Hipervnculo"/>
                </w:rPr>
                <w:t>https://www.freepik.es/vector-gratis/analizar-ilustracion-concepto_15110186.htm#query=analizar%20datos&amp;position=2&amp;from_view=search&amp;track=sph</w:t>
              </w:r>
            </w:hyperlink>
            <w:r>
              <w:t xml:space="preserve"> </w:t>
            </w:r>
          </w:p>
          <w:p w14:paraId="4B465D5C" w14:textId="77777777" w:rsidR="00B15F68" w:rsidRDefault="00B15F68" w:rsidP="00B15F68">
            <w:pPr>
              <w:widowControl w:val="0"/>
            </w:pPr>
          </w:p>
          <w:p w14:paraId="657862AB" w14:textId="77777777" w:rsidR="00B15F68" w:rsidRDefault="00B15F68" w:rsidP="00B15F68">
            <w:pPr>
              <w:widowControl w:val="0"/>
            </w:pPr>
            <w:commentRangeStart w:id="4"/>
            <w:r>
              <w:t xml:space="preserve">Nota: </w:t>
            </w:r>
            <w:commentRangeEnd w:id="4"/>
            <w:r>
              <w:rPr>
                <w:rStyle w:val="Refdecomentario"/>
              </w:rPr>
              <w:commentReference w:id="4"/>
            </w:r>
          </w:p>
          <w:p w14:paraId="566E2890" w14:textId="77777777" w:rsidR="00B15F68" w:rsidRDefault="00B15F68" w:rsidP="00B15F68">
            <w:pPr>
              <w:widowControl w:val="0"/>
            </w:pPr>
          </w:p>
          <w:p w14:paraId="5B171279" w14:textId="72503391" w:rsidR="00B15F68" w:rsidRDefault="00B15F68" w:rsidP="00B15F68">
            <w:pPr>
              <w:widowControl w:val="0"/>
            </w:pPr>
            <w:r>
              <w:rPr>
                <w:b/>
              </w:rPr>
              <w:t xml:space="preserve">Imagen: </w:t>
            </w:r>
            <w:r>
              <w:t>228131_i_04</w:t>
            </w:r>
          </w:p>
          <w:p w14:paraId="297DDDD7" w14:textId="510A456A" w:rsidR="00B15F68" w:rsidRDefault="00B15F68" w:rsidP="00B15F68">
            <w:pPr>
              <w:widowControl w:val="0"/>
              <w:jc w:val="center"/>
            </w:pPr>
          </w:p>
        </w:tc>
      </w:tr>
      <w:tr w:rsidR="002B4D2A" w14:paraId="26D7423B" w14:textId="77777777" w:rsidTr="001664B4">
        <w:trPr>
          <w:trHeight w:val="420"/>
        </w:trPr>
        <w:tc>
          <w:tcPr>
            <w:tcW w:w="1533" w:type="dxa"/>
            <w:shd w:val="clear" w:color="auto" w:fill="auto"/>
            <w:tcMar>
              <w:top w:w="100" w:type="dxa"/>
              <w:left w:w="100" w:type="dxa"/>
              <w:bottom w:w="100" w:type="dxa"/>
              <w:right w:w="100" w:type="dxa"/>
            </w:tcMar>
          </w:tcPr>
          <w:p w14:paraId="0DE3C9A9" w14:textId="77777777" w:rsidR="002B4D2A" w:rsidRDefault="002B4D2A" w:rsidP="001664B4">
            <w:pPr>
              <w:widowControl w:val="0"/>
              <w:rPr>
                <w:b/>
              </w:rPr>
            </w:pPr>
            <w:proofErr w:type="spellStart"/>
            <w:r>
              <w:rPr>
                <w:b/>
              </w:rPr>
              <w:t>Slide</w:t>
            </w:r>
            <w:proofErr w:type="spellEnd"/>
            <w:r>
              <w:rPr>
                <w:b/>
              </w:rPr>
              <w:t xml:space="preserve"> 4</w:t>
            </w:r>
          </w:p>
        </w:tc>
        <w:tc>
          <w:tcPr>
            <w:tcW w:w="6864" w:type="dxa"/>
            <w:shd w:val="clear" w:color="auto" w:fill="auto"/>
            <w:tcMar>
              <w:top w:w="100" w:type="dxa"/>
              <w:left w:w="100" w:type="dxa"/>
              <w:bottom w:w="100" w:type="dxa"/>
              <w:right w:w="100" w:type="dxa"/>
            </w:tcMar>
          </w:tcPr>
          <w:p w14:paraId="76BC00A1" w14:textId="6593BE4E" w:rsidR="002B4D2A" w:rsidRDefault="002B4D2A" w:rsidP="001E6694">
            <w:pPr>
              <w:pBdr>
                <w:top w:val="nil"/>
                <w:left w:val="nil"/>
                <w:bottom w:val="nil"/>
                <w:right w:val="nil"/>
                <w:between w:val="nil"/>
              </w:pBdr>
              <w:rPr>
                <w:color w:val="999999"/>
              </w:rPr>
            </w:pPr>
            <w:r>
              <w:t xml:space="preserve">Definir a partir de análisis de la calidad realizado si los datos extraídos cumplen con los requerimientos esperados. Si </w:t>
            </w:r>
            <w:r w:rsidR="00C65579">
              <w:t>estos</w:t>
            </w:r>
            <w:r>
              <w:t xml:space="preserve"> no cumplen</w:t>
            </w:r>
            <w:r w:rsidR="00C65579">
              <w:t>,</w:t>
            </w:r>
            <w:r>
              <w:t xml:space="preserve"> deberán ser rechazados.</w:t>
            </w:r>
          </w:p>
        </w:tc>
        <w:tc>
          <w:tcPr>
            <w:tcW w:w="5015" w:type="dxa"/>
            <w:shd w:val="clear" w:color="auto" w:fill="auto"/>
            <w:tcMar>
              <w:top w:w="100" w:type="dxa"/>
              <w:left w:w="100" w:type="dxa"/>
              <w:bottom w:w="100" w:type="dxa"/>
              <w:right w:w="100" w:type="dxa"/>
            </w:tcMar>
          </w:tcPr>
          <w:p w14:paraId="62A706BA" w14:textId="77777777" w:rsidR="002B4D2A" w:rsidRDefault="00CE292A" w:rsidP="00CE292A">
            <w:pPr>
              <w:widowControl w:val="0"/>
              <w:jc w:val="center"/>
            </w:pPr>
            <w:r>
              <w:fldChar w:fldCharType="begin"/>
            </w:r>
            <w:r>
              <w:instrText xml:space="preserve"> INCLUDEPICTURE "https://img.freepik.com/vector-gratis/hombre-revisando-lista-tareas-gigante_23-2148099425.jpg?t=st=1668556649~exp=1668557249~hmac=2dc17dd76ff1c423fa098432a70ce68a40d7348f66ebb645b57496d155b711c5" \* MERGEFORMATINET </w:instrText>
            </w:r>
            <w:r>
              <w:fldChar w:fldCharType="separate"/>
            </w:r>
            <w:r>
              <w:rPr>
                <w:noProof/>
                <w:lang w:val="en-US"/>
              </w:rPr>
              <w:drawing>
                <wp:inline distT="0" distB="0" distL="0" distR="0" wp14:anchorId="23DCCE4C" wp14:editId="7E826CBB">
                  <wp:extent cx="1620644" cy="1620644"/>
                  <wp:effectExtent l="0" t="0" r="5080" b="5080"/>
                  <wp:docPr id="22" name="Imagen 22" descr="Hombre revisando una lista de tareas gi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bre revisando una lista de tareas giga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8123" cy="1648123"/>
                          </a:xfrm>
                          <a:prstGeom prst="rect">
                            <a:avLst/>
                          </a:prstGeom>
                          <a:noFill/>
                          <a:ln>
                            <a:noFill/>
                          </a:ln>
                        </pic:spPr>
                      </pic:pic>
                    </a:graphicData>
                  </a:graphic>
                </wp:inline>
              </w:drawing>
            </w:r>
            <w:r>
              <w:fldChar w:fldCharType="end"/>
            </w:r>
          </w:p>
          <w:p w14:paraId="3CBA0AED" w14:textId="6D086C7B" w:rsidR="00CE292A" w:rsidRPr="009E23AE" w:rsidRDefault="00CE292A" w:rsidP="00CE292A">
            <w:pPr>
              <w:spacing w:after="120"/>
              <w:rPr>
                <w:b/>
                <w:bCs/>
                <w:i/>
                <w:sz w:val="18"/>
                <w:szCs w:val="18"/>
              </w:rPr>
            </w:pPr>
            <w:r>
              <w:lastRenderedPageBreak/>
              <w:t xml:space="preserve">Fuente: </w:t>
            </w:r>
            <w:hyperlink r:id="rId35" w:anchor="query=verificar&amp;position=4&amp;from_view=search&amp;track=sph" w:history="1">
              <w:r w:rsidRPr="00DE5E0F">
                <w:rPr>
                  <w:rStyle w:val="Hipervnculo"/>
                </w:rPr>
                <w:t>https://www.freepik.es/vector-gratis/hombre-revisando-lista-tareas-gigante_4105833.htm#query=verificar&amp;position=4&amp;from_view=search&amp;track=sph</w:t>
              </w:r>
            </w:hyperlink>
            <w:r>
              <w:t xml:space="preserve"> </w:t>
            </w:r>
          </w:p>
          <w:p w14:paraId="4841FB84" w14:textId="77777777" w:rsidR="00CE292A" w:rsidRDefault="00CE292A" w:rsidP="00CE292A">
            <w:pPr>
              <w:widowControl w:val="0"/>
            </w:pPr>
          </w:p>
          <w:p w14:paraId="265AD37E" w14:textId="77777777" w:rsidR="00CE292A" w:rsidRDefault="00CE292A" w:rsidP="00CE292A">
            <w:pPr>
              <w:widowControl w:val="0"/>
            </w:pPr>
            <w:commentRangeStart w:id="5"/>
            <w:r>
              <w:t xml:space="preserve">Nota: </w:t>
            </w:r>
            <w:commentRangeEnd w:id="5"/>
            <w:r>
              <w:rPr>
                <w:rStyle w:val="Refdecomentario"/>
              </w:rPr>
              <w:commentReference w:id="5"/>
            </w:r>
          </w:p>
          <w:p w14:paraId="057048C4" w14:textId="77777777" w:rsidR="00CE292A" w:rsidRDefault="00CE292A" w:rsidP="00CE292A">
            <w:pPr>
              <w:widowControl w:val="0"/>
            </w:pPr>
          </w:p>
          <w:p w14:paraId="29C2878F" w14:textId="6FF898B7" w:rsidR="00CE292A" w:rsidRDefault="00CE292A" w:rsidP="001E6694">
            <w:pPr>
              <w:widowControl w:val="0"/>
              <w:rPr>
                <w:b/>
              </w:rPr>
            </w:pPr>
            <w:r>
              <w:rPr>
                <w:b/>
              </w:rPr>
              <w:t xml:space="preserve">Imagen: </w:t>
            </w:r>
            <w:r>
              <w:t>228131_i_05</w:t>
            </w:r>
          </w:p>
        </w:tc>
      </w:tr>
    </w:tbl>
    <w:p w14:paraId="0D249BA7" w14:textId="77777777" w:rsidR="002B4D2A" w:rsidRPr="002B4D2A" w:rsidRDefault="002B4D2A" w:rsidP="002B4D2A">
      <w:pPr>
        <w:pBdr>
          <w:top w:val="nil"/>
          <w:left w:val="nil"/>
          <w:bottom w:val="nil"/>
          <w:right w:val="nil"/>
          <w:between w:val="nil"/>
        </w:pBdr>
        <w:spacing w:after="120" w:line="240" w:lineRule="auto"/>
        <w:rPr>
          <w:b/>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B4D2A" w14:paraId="1F3350CA" w14:textId="77777777" w:rsidTr="001664B4">
        <w:trPr>
          <w:trHeight w:val="444"/>
        </w:trPr>
        <w:tc>
          <w:tcPr>
            <w:tcW w:w="13422" w:type="dxa"/>
            <w:shd w:val="clear" w:color="auto" w:fill="8DB3E2"/>
          </w:tcPr>
          <w:p w14:paraId="0A92076B" w14:textId="77777777" w:rsidR="002B4D2A" w:rsidRDefault="002B4D2A" w:rsidP="001664B4">
            <w:pPr>
              <w:pStyle w:val="Ttulo1"/>
              <w:jc w:val="center"/>
              <w:rPr>
                <w:szCs w:val="22"/>
              </w:rPr>
            </w:pPr>
            <w:r>
              <w:rPr>
                <w:szCs w:val="22"/>
              </w:rPr>
              <w:t>Cuadro de texto</w:t>
            </w:r>
          </w:p>
        </w:tc>
      </w:tr>
      <w:tr w:rsidR="002B4D2A" w14:paraId="7EABCD40" w14:textId="77777777" w:rsidTr="001664B4">
        <w:tc>
          <w:tcPr>
            <w:tcW w:w="13422" w:type="dxa"/>
          </w:tcPr>
          <w:p w14:paraId="4DF65871" w14:textId="0CC41C76" w:rsidR="002B4D2A" w:rsidRPr="002B4D2A" w:rsidRDefault="002B4D2A" w:rsidP="002B4D2A">
            <w:pPr>
              <w:pBdr>
                <w:top w:val="nil"/>
                <w:left w:val="nil"/>
                <w:bottom w:val="nil"/>
                <w:right w:val="nil"/>
                <w:between w:val="nil"/>
              </w:pBdr>
              <w:spacing w:after="120" w:line="240" w:lineRule="auto"/>
            </w:pPr>
            <w:r>
              <w:t>Un</w:t>
            </w:r>
            <w:r w:rsidR="002D3C0C">
              <w:t xml:space="preserve">a acción </w:t>
            </w:r>
            <w:r>
              <w:t xml:space="preserve">para </w:t>
            </w:r>
            <w:r w:rsidR="003768F7">
              <w:t>considerar</w:t>
            </w:r>
            <w:r>
              <w:t xml:space="preserve"> en los procesos de extracción de datos es generar el menor impacto en el sistema de origen</w:t>
            </w:r>
            <w:r w:rsidR="00562A87">
              <w:t xml:space="preserve">, </w:t>
            </w:r>
            <w:proofErr w:type="gramStart"/>
            <w:r w:rsidR="00562A87">
              <w:t>dado</w:t>
            </w:r>
            <w:r>
              <w:t xml:space="preserve"> que</w:t>
            </w:r>
            <w:proofErr w:type="gramEnd"/>
            <w:r>
              <w:t xml:space="preserve"> si se afecta el sistema original</w:t>
            </w:r>
            <w:r w:rsidR="002D4DB8">
              <w:t>,</w:t>
            </w:r>
            <w:r>
              <w:t xml:space="preserve"> </w:t>
            </w:r>
            <w:r w:rsidR="00445A45">
              <w:t xml:space="preserve">esto mismo podría pasar con </w:t>
            </w:r>
            <w:r>
              <w:t>la actividad cotidiana de la organización. Para evitar este tipo de inconvenientes</w:t>
            </w:r>
            <w:r w:rsidR="009063F3">
              <w:t>,</w:t>
            </w:r>
            <w:r>
              <w:t xml:space="preserve"> se recomienda seleccionar los horarios para </w:t>
            </w:r>
            <w:r w:rsidR="002D3C0C">
              <w:t xml:space="preserve">hacer </w:t>
            </w:r>
            <w:r>
              <w:t xml:space="preserve">el proceso de extracción o </w:t>
            </w:r>
            <w:r w:rsidR="002D3C0C">
              <w:t xml:space="preserve">realizarlo </w:t>
            </w:r>
            <w:r>
              <w:t>en bloques o lotes</w:t>
            </w:r>
            <w:r w:rsidR="002D3C0C">
              <w:t>,</w:t>
            </w:r>
            <w:r>
              <w:t xml:space="preserve"> </w:t>
            </w:r>
            <w:r w:rsidR="000E0D88">
              <w:t xml:space="preserve">y </w:t>
            </w:r>
            <w:r w:rsidR="002D3C0C">
              <w:t xml:space="preserve">así </w:t>
            </w:r>
            <w:r>
              <w:t>minimizar el impacto.</w:t>
            </w:r>
          </w:p>
        </w:tc>
      </w:tr>
    </w:tbl>
    <w:p w14:paraId="5A1B369D" w14:textId="77777777" w:rsidR="00867F4E" w:rsidRPr="00920CE8" w:rsidRDefault="00867F4E">
      <w:pPr>
        <w:pBdr>
          <w:top w:val="nil"/>
          <w:left w:val="nil"/>
          <w:bottom w:val="nil"/>
          <w:right w:val="nil"/>
          <w:between w:val="nil"/>
        </w:pBdr>
        <w:spacing w:after="120" w:line="240" w:lineRule="auto"/>
        <w:rPr>
          <w:b/>
          <w:bCs/>
        </w:rPr>
      </w:pPr>
    </w:p>
    <w:p w14:paraId="610AFF66" w14:textId="12366514" w:rsidR="00867F4E" w:rsidRPr="001E6694" w:rsidRDefault="00AA157A" w:rsidP="001E6694">
      <w:pPr>
        <w:pStyle w:val="Ttulo2"/>
        <w:spacing w:before="360" w:after="120"/>
      </w:pPr>
      <w:r>
        <w:t xml:space="preserve">2.1. </w:t>
      </w:r>
      <w:r w:rsidR="009E2241" w:rsidRPr="001E6694">
        <w:t>Análisis de necesidades de información</w:t>
      </w: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181B06" w14:paraId="2A11E392" w14:textId="77777777" w:rsidTr="00E82DE9">
        <w:trPr>
          <w:trHeight w:val="580"/>
        </w:trPr>
        <w:tc>
          <w:tcPr>
            <w:tcW w:w="1534" w:type="dxa"/>
            <w:shd w:val="clear" w:color="auto" w:fill="C9DAF8"/>
            <w:tcMar>
              <w:top w:w="100" w:type="dxa"/>
              <w:left w:w="100" w:type="dxa"/>
              <w:bottom w:w="100" w:type="dxa"/>
              <w:right w:w="100" w:type="dxa"/>
            </w:tcMar>
          </w:tcPr>
          <w:p w14:paraId="4C94AF0F" w14:textId="77777777" w:rsidR="00181B06" w:rsidRDefault="00181B06" w:rsidP="001664B4">
            <w:pPr>
              <w:widowControl w:val="0"/>
              <w:pBdr>
                <w:top w:val="nil"/>
                <w:left w:val="nil"/>
                <w:bottom w:val="nil"/>
                <w:right w:val="nil"/>
                <w:between w:val="nil"/>
              </w:pBdr>
              <w:spacing w:line="240" w:lineRule="auto"/>
              <w:rPr>
                <w:b/>
              </w:rPr>
            </w:pPr>
            <w:r>
              <w:rPr>
                <w:b/>
              </w:rPr>
              <w:t>Tipo de recurso</w:t>
            </w:r>
          </w:p>
        </w:tc>
        <w:tc>
          <w:tcPr>
            <w:tcW w:w="11877" w:type="dxa"/>
            <w:gridSpan w:val="2"/>
            <w:shd w:val="clear" w:color="auto" w:fill="C9DAF8"/>
            <w:tcMar>
              <w:top w:w="100" w:type="dxa"/>
              <w:left w:w="100" w:type="dxa"/>
              <w:bottom w:w="100" w:type="dxa"/>
              <w:right w:w="100" w:type="dxa"/>
            </w:tcMar>
          </w:tcPr>
          <w:p w14:paraId="7F0CB427" w14:textId="77777777" w:rsidR="00181B06" w:rsidRDefault="00181B06" w:rsidP="001664B4">
            <w:pPr>
              <w:pStyle w:val="Ttulo"/>
              <w:widowControl w:val="0"/>
              <w:spacing w:line="240" w:lineRule="auto"/>
              <w:jc w:val="center"/>
              <w:rPr>
                <w:sz w:val="22"/>
                <w:szCs w:val="22"/>
              </w:rPr>
            </w:pPr>
            <w:bookmarkStart w:id="6" w:name="_heading=h.49x2ik5" w:colFirst="0" w:colLast="0"/>
            <w:bookmarkEnd w:id="6"/>
            <w:commentRangeStart w:id="7"/>
            <w:r>
              <w:rPr>
                <w:sz w:val="22"/>
                <w:szCs w:val="22"/>
              </w:rPr>
              <w:t>Tarjetas Avatar</w:t>
            </w:r>
            <w:commentRangeEnd w:id="7"/>
            <w:r w:rsidR="00E82DE9">
              <w:rPr>
                <w:rStyle w:val="Refdecomentario"/>
              </w:rPr>
              <w:commentReference w:id="7"/>
            </w:r>
          </w:p>
          <w:p w14:paraId="256836FA" w14:textId="77777777" w:rsidR="00181B06" w:rsidRPr="005A59F3" w:rsidRDefault="00181B06" w:rsidP="001664B4"/>
        </w:tc>
      </w:tr>
      <w:tr w:rsidR="00181B06" w14:paraId="64278EE4" w14:textId="77777777" w:rsidTr="00E82DE9">
        <w:tc>
          <w:tcPr>
            <w:tcW w:w="1534" w:type="dxa"/>
            <w:shd w:val="clear" w:color="auto" w:fill="auto"/>
            <w:tcMar>
              <w:top w:w="100" w:type="dxa"/>
              <w:left w:w="100" w:type="dxa"/>
              <w:bottom w:w="100" w:type="dxa"/>
              <w:right w:w="100" w:type="dxa"/>
            </w:tcMar>
          </w:tcPr>
          <w:p w14:paraId="0B542E36" w14:textId="77777777" w:rsidR="00181B06" w:rsidRDefault="00181B06" w:rsidP="001664B4">
            <w:pPr>
              <w:widowControl w:val="0"/>
              <w:pBdr>
                <w:top w:val="nil"/>
                <w:left w:val="nil"/>
                <w:bottom w:val="nil"/>
                <w:right w:val="nil"/>
                <w:between w:val="nil"/>
              </w:pBdr>
              <w:spacing w:line="240" w:lineRule="auto"/>
              <w:rPr>
                <w:b/>
              </w:rPr>
            </w:pPr>
            <w:r>
              <w:rPr>
                <w:b/>
              </w:rPr>
              <w:t>Introducción</w:t>
            </w:r>
          </w:p>
        </w:tc>
        <w:tc>
          <w:tcPr>
            <w:tcW w:w="11877" w:type="dxa"/>
            <w:gridSpan w:val="2"/>
            <w:shd w:val="clear" w:color="auto" w:fill="auto"/>
            <w:tcMar>
              <w:top w:w="100" w:type="dxa"/>
              <w:left w:w="100" w:type="dxa"/>
              <w:bottom w:w="100" w:type="dxa"/>
              <w:right w:w="100" w:type="dxa"/>
            </w:tcMar>
          </w:tcPr>
          <w:p w14:paraId="3768D44F" w14:textId="66FEFE39" w:rsidR="00BD6CCB" w:rsidRDefault="00BD6CCB" w:rsidP="00BD6CCB">
            <w:pPr>
              <w:pBdr>
                <w:top w:val="nil"/>
                <w:left w:val="nil"/>
                <w:bottom w:val="nil"/>
                <w:right w:val="nil"/>
                <w:between w:val="nil"/>
              </w:pBdr>
              <w:spacing w:after="120" w:line="240" w:lineRule="auto"/>
            </w:pPr>
            <w:r>
              <w:t>En esta fase</w:t>
            </w:r>
            <w:r w:rsidR="00164578">
              <w:t xml:space="preserve"> de extracción</w:t>
            </w:r>
            <w:r>
              <w:t xml:space="preserve"> es muy importante tener claros los requisitos y expectativas de la organización, así como los objetivos del proceso de ciencia de datos que se </w:t>
            </w:r>
            <w:r w:rsidR="001664B4">
              <w:t>realizarán</w:t>
            </w:r>
            <w:r w:rsidR="001B200A">
              <w:t>,</w:t>
            </w:r>
            <w:r>
              <w:t xml:space="preserve"> </w:t>
            </w:r>
            <w:r w:rsidR="001B200A">
              <w:t>con el fin de</w:t>
            </w:r>
            <w:r w:rsidR="001664B4">
              <w:t xml:space="preserve"> dar respuesta y</w:t>
            </w:r>
            <w:r>
              <w:t xml:space="preserve"> definir las necesidades </w:t>
            </w:r>
            <w:r w:rsidR="001B200A">
              <w:t xml:space="preserve">de </w:t>
            </w:r>
            <w:r>
              <w:t xml:space="preserve">información. </w:t>
            </w:r>
            <w:r w:rsidR="00FD3085">
              <w:t xml:space="preserve">Estas </w:t>
            </w:r>
            <w:r>
              <w:t>necesidades son</w:t>
            </w:r>
            <w:r w:rsidR="00FD3085">
              <w:t xml:space="preserve"> </w:t>
            </w:r>
            <w:r>
              <w:t xml:space="preserve">aquellos datos que el equipo debe </w:t>
            </w:r>
            <w:r w:rsidR="00FD3085">
              <w:t xml:space="preserve">tener </w:t>
            </w:r>
            <w:r>
              <w:t xml:space="preserve">para </w:t>
            </w:r>
            <w:r w:rsidR="001664B4">
              <w:t>hacer</w:t>
            </w:r>
            <w:r>
              <w:t xml:space="preserve"> a cabalidad su trabajo, investigación, estudio o predicción. Se puede dar el caso </w:t>
            </w:r>
            <w:r w:rsidR="00FD3085">
              <w:t xml:space="preserve">de </w:t>
            </w:r>
            <w:r>
              <w:t>que la organización necesite información que</w:t>
            </w:r>
            <w:r w:rsidR="00FD3085">
              <w:t xml:space="preserve"> sabe o</w:t>
            </w:r>
            <w:r>
              <w:t xml:space="preserve"> no</w:t>
            </w:r>
            <w:r w:rsidR="00FD3085">
              <w:t xml:space="preserve"> que</w:t>
            </w:r>
            <w:r>
              <w:t xml:space="preserve"> existe o que no sabe que necesita.</w:t>
            </w:r>
          </w:p>
          <w:p w14:paraId="377D7CBF" w14:textId="2F6D0FDA" w:rsidR="00181B06" w:rsidRDefault="00BD6CCB" w:rsidP="001E6694">
            <w:pPr>
              <w:pBdr>
                <w:top w:val="nil"/>
                <w:left w:val="nil"/>
                <w:bottom w:val="nil"/>
                <w:right w:val="nil"/>
                <w:between w:val="nil"/>
              </w:pBdr>
              <w:spacing w:after="120" w:line="240" w:lineRule="auto"/>
              <w:rPr>
                <w:color w:val="999999"/>
              </w:rPr>
            </w:pPr>
            <w:r>
              <w:lastRenderedPageBreak/>
              <w:t xml:space="preserve">Un </w:t>
            </w:r>
            <w:r w:rsidR="00A71799">
              <w:t xml:space="preserve">aspecto </w:t>
            </w:r>
            <w:r>
              <w:t>útil para identificar las necesidades y posibles fuentes de información es conocer c</w:t>
            </w:r>
            <w:r w:rsidR="00A71799">
              <w:t>ó</w:t>
            </w:r>
            <w:r>
              <w:t xml:space="preserve">mo </w:t>
            </w:r>
            <w:r w:rsidR="00A71799">
              <w:t>e</w:t>
            </w:r>
            <w:r>
              <w:t xml:space="preserve">sta fluye al interior de la organización. </w:t>
            </w:r>
            <w:r w:rsidR="00A71799">
              <w:t>En este sentido, l</w:t>
            </w:r>
            <w:r>
              <w:t>a información fluye de diferentes maneras:</w:t>
            </w:r>
          </w:p>
        </w:tc>
      </w:tr>
      <w:tr w:rsidR="00181B06" w14:paraId="0484FED7" w14:textId="77777777" w:rsidTr="00E82DE9">
        <w:trPr>
          <w:trHeight w:val="420"/>
        </w:trPr>
        <w:tc>
          <w:tcPr>
            <w:tcW w:w="6099" w:type="dxa"/>
            <w:gridSpan w:val="2"/>
            <w:shd w:val="clear" w:color="auto" w:fill="auto"/>
            <w:tcMar>
              <w:top w:w="100" w:type="dxa"/>
              <w:left w:w="100" w:type="dxa"/>
              <w:bottom w:w="100" w:type="dxa"/>
              <w:right w:w="100" w:type="dxa"/>
            </w:tcMar>
          </w:tcPr>
          <w:p w14:paraId="3FF9554F" w14:textId="2C9673A0" w:rsidR="00181B06" w:rsidRDefault="00BD6CCB" w:rsidP="001E6694">
            <w:pPr>
              <w:pBdr>
                <w:top w:val="nil"/>
                <w:left w:val="nil"/>
                <w:bottom w:val="nil"/>
                <w:right w:val="nil"/>
                <w:between w:val="nil"/>
              </w:pBdr>
              <w:spacing w:after="120" w:line="240" w:lineRule="auto"/>
              <w:rPr>
                <w:b/>
                <w:color w:val="999999"/>
              </w:rPr>
            </w:pPr>
            <w:r>
              <w:lastRenderedPageBreak/>
              <w:t>De forma vertical ascendente.</w:t>
            </w:r>
          </w:p>
        </w:tc>
        <w:tc>
          <w:tcPr>
            <w:tcW w:w="7312" w:type="dxa"/>
            <w:shd w:val="clear" w:color="auto" w:fill="auto"/>
            <w:tcMar>
              <w:top w:w="100" w:type="dxa"/>
              <w:left w:w="100" w:type="dxa"/>
              <w:bottom w:w="100" w:type="dxa"/>
              <w:right w:w="100" w:type="dxa"/>
            </w:tcMar>
          </w:tcPr>
          <w:p w14:paraId="5EBC9AA1" w14:textId="3BD75DD9" w:rsidR="00181B06" w:rsidRDefault="00181B06" w:rsidP="001664B4">
            <w:pPr>
              <w:widowControl w:val="0"/>
              <w:spacing w:line="240" w:lineRule="auto"/>
            </w:pPr>
          </w:p>
        </w:tc>
      </w:tr>
      <w:tr w:rsidR="00181B06" w14:paraId="157BC29A" w14:textId="77777777" w:rsidTr="00E82DE9">
        <w:trPr>
          <w:trHeight w:val="420"/>
        </w:trPr>
        <w:tc>
          <w:tcPr>
            <w:tcW w:w="6099" w:type="dxa"/>
            <w:gridSpan w:val="2"/>
            <w:shd w:val="clear" w:color="auto" w:fill="auto"/>
            <w:tcMar>
              <w:top w:w="100" w:type="dxa"/>
              <w:left w:w="100" w:type="dxa"/>
              <w:bottom w:w="100" w:type="dxa"/>
              <w:right w:w="100" w:type="dxa"/>
            </w:tcMar>
          </w:tcPr>
          <w:p w14:paraId="614849D2" w14:textId="030B3A50" w:rsidR="00181B06" w:rsidRDefault="00BD6CCB" w:rsidP="001664B4">
            <w:pPr>
              <w:widowControl w:val="0"/>
              <w:spacing w:line="240" w:lineRule="auto"/>
              <w:rPr>
                <w:b/>
              </w:rPr>
            </w:pPr>
            <w:r>
              <w:t>De subordinado a superior o vertical descendente.</w:t>
            </w:r>
          </w:p>
        </w:tc>
        <w:tc>
          <w:tcPr>
            <w:tcW w:w="7312" w:type="dxa"/>
            <w:shd w:val="clear" w:color="auto" w:fill="auto"/>
            <w:tcMar>
              <w:top w:w="100" w:type="dxa"/>
              <w:left w:w="100" w:type="dxa"/>
              <w:bottom w:w="100" w:type="dxa"/>
              <w:right w:w="100" w:type="dxa"/>
            </w:tcMar>
          </w:tcPr>
          <w:p w14:paraId="79BAFCA8" w14:textId="50382712" w:rsidR="00181B06" w:rsidRDefault="00181B06" w:rsidP="001664B4">
            <w:pPr>
              <w:widowControl w:val="0"/>
              <w:spacing w:line="240" w:lineRule="auto"/>
              <w:rPr>
                <w:b/>
              </w:rPr>
            </w:pPr>
          </w:p>
        </w:tc>
      </w:tr>
      <w:tr w:rsidR="00181B06" w14:paraId="70B6C96A" w14:textId="77777777" w:rsidTr="00E82DE9">
        <w:trPr>
          <w:trHeight w:val="420"/>
        </w:trPr>
        <w:tc>
          <w:tcPr>
            <w:tcW w:w="6099" w:type="dxa"/>
            <w:gridSpan w:val="2"/>
            <w:shd w:val="clear" w:color="auto" w:fill="auto"/>
            <w:tcMar>
              <w:top w:w="100" w:type="dxa"/>
              <w:left w:w="100" w:type="dxa"/>
              <w:bottom w:w="100" w:type="dxa"/>
              <w:right w:w="100" w:type="dxa"/>
            </w:tcMar>
          </w:tcPr>
          <w:p w14:paraId="43DFFD51" w14:textId="5008B19E" w:rsidR="00181B06" w:rsidRDefault="00BD6CCB" w:rsidP="001E6694">
            <w:pPr>
              <w:pBdr>
                <w:top w:val="nil"/>
                <w:left w:val="nil"/>
                <w:bottom w:val="nil"/>
                <w:right w:val="nil"/>
                <w:between w:val="nil"/>
              </w:pBdr>
              <w:spacing w:after="120" w:line="240" w:lineRule="auto"/>
              <w:rPr>
                <w:b/>
              </w:rPr>
            </w:pPr>
            <w:r>
              <w:t>De superior a subordinado.</w:t>
            </w:r>
          </w:p>
        </w:tc>
        <w:tc>
          <w:tcPr>
            <w:tcW w:w="7312" w:type="dxa"/>
            <w:shd w:val="clear" w:color="auto" w:fill="auto"/>
            <w:tcMar>
              <w:top w:w="100" w:type="dxa"/>
              <w:left w:w="100" w:type="dxa"/>
              <w:bottom w:w="100" w:type="dxa"/>
              <w:right w:w="100" w:type="dxa"/>
            </w:tcMar>
          </w:tcPr>
          <w:p w14:paraId="19A52CDD" w14:textId="153FC432" w:rsidR="00181B06" w:rsidRDefault="00181B06" w:rsidP="001664B4">
            <w:pPr>
              <w:widowControl w:val="0"/>
              <w:spacing w:line="240" w:lineRule="auto"/>
              <w:rPr>
                <w:b/>
              </w:rPr>
            </w:pPr>
          </w:p>
        </w:tc>
      </w:tr>
      <w:tr w:rsidR="00181B06" w14:paraId="1C770755" w14:textId="77777777" w:rsidTr="00E82DE9">
        <w:trPr>
          <w:trHeight w:val="420"/>
        </w:trPr>
        <w:tc>
          <w:tcPr>
            <w:tcW w:w="6099" w:type="dxa"/>
            <w:gridSpan w:val="2"/>
            <w:shd w:val="clear" w:color="auto" w:fill="auto"/>
            <w:tcMar>
              <w:top w:w="100" w:type="dxa"/>
              <w:left w:w="100" w:type="dxa"/>
              <w:bottom w:w="100" w:type="dxa"/>
              <w:right w:w="100" w:type="dxa"/>
            </w:tcMar>
          </w:tcPr>
          <w:p w14:paraId="22CE1453" w14:textId="7892E671" w:rsidR="00181B06" w:rsidRPr="00E82DE9" w:rsidRDefault="00BD6CCB" w:rsidP="00E82DE9">
            <w:pPr>
              <w:pBdr>
                <w:top w:val="nil"/>
                <w:left w:val="nil"/>
                <w:bottom w:val="nil"/>
                <w:right w:val="nil"/>
                <w:between w:val="nil"/>
              </w:pBdr>
              <w:spacing w:after="120" w:line="240" w:lineRule="auto"/>
            </w:pPr>
            <w:r>
              <w:t>De forma horizontal entre personas de un mismo nivel jerárquico</w:t>
            </w:r>
            <w:r w:rsidR="007D76CE">
              <w:t>,</w:t>
            </w:r>
            <w:r>
              <w:t xml:space="preserve"> que tienen responsabilidades compartidas.</w:t>
            </w:r>
          </w:p>
        </w:tc>
        <w:tc>
          <w:tcPr>
            <w:tcW w:w="7312" w:type="dxa"/>
            <w:shd w:val="clear" w:color="auto" w:fill="auto"/>
            <w:tcMar>
              <w:top w:w="100" w:type="dxa"/>
              <w:left w:w="100" w:type="dxa"/>
              <w:bottom w:w="100" w:type="dxa"/>
              <w:right w:w="100" w:type="dxa"/>
            </w:tcMar>
          </w:tcPr>
          <w:p w14:paraId="6C127DF5" w14:textId="4A565FCC" w:rsidR="00181B06" w:rsidRDefault="00181B06" w:rsidP="001664B4">
            <w:pPr>
              <w:widowControl w:val="0"/>
              <w:spacing w:line="240" w:lineRule="auto"/>
              <w:rPr>
                <w:b/>
              </w:rPr>
            </w:pPr>
          </w:p>
        </w:tc>
      </w:tr>
    </w:tbl>
    <w:p w14:paraId="1A4AF51C" w14:textId="57395B99" w:rsidR="00763C65" w:rsidRDefault="00763C65" w:rsidP="00BD6CCB">
      <w:pPr>
        <w:pBdr>
          <w:top w:val="nil"/>
          <w:left w:val="nil"/>
          <w:bottom w:val="nil"/>
          <w:right w:val="nil"/>
          <w:between w:val="nil"/>
        </w:pBdr>
        <w:spacing w:after="120" w:line="240" w:lineRule="auto"/>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AB533D" w14:paraId="4EB5A1F3" w14:textId="77777777" w:rsidTr="001664B4">
        <w:trPr>
          <w:trHeight w:val="580"/>
        </w:trPr>
        <w:tc>
          <w:tcPr>
            <w:tcW w:w="1432" w:type="dxa"/>
            <w:shd w:val="clear" w:color="auto" w:fill="C9DAF8"/>
            <w:tcMar>
              <w:top w:w="100" w:type="dxa"/>
              <w:left w:w="100" w:type="dxa"/>
              <w:bottom w:w="100" w:type="dxa"/>
              <w:right w:w="100" w:type="dxa"/>
            </w:tcMar>
          </w:tcPr>
          <w:p w14:paraId="4FAF8B5D" w14:textId="77777777" w:rsidR="00AB533D" w:rsidRDefault="00AB533D"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1C8252F7" w14:textId="77777777" w:rsidR="00AB533D" w:rsidRDefault="00AB533D" w:rsidP="001664B4">
            <w:pPr>
              <w:pStyle w:val="Ttulo"/>
              <w:jc w:val="center"/>
              <w:rPr>
                <w:sz w:val="22"/>
                <w:szCs w:val="22"/>
              </w:rPr>
            </w:pPr>
            <w:r>
              <w:rPr>
                <w:sz w:val="22"/>
                <w:szCs w:val="22"/>
              </w:rPr>
              <w:t>Cajón de texto de color</w:t>
            </w:r>
          </w:p>
        </w:tc>
      </w:tr>
      <w:tr w:rsidR="00AB533D" w14:paraId="5078E2B5" w14:textId="77777777" w:rsidTr="001664B4">
        <w:trPr>
          <w:trHeight w:val="420"/>
        </w:trPr>
        <w:tc>
          <w:tcPr>
            <w:tcW w:w="13412" w:type="dxa"/>
            <w:gridSpan w:val="2"/>
            <w:shd w:val="clear" w:color="auto" w:fill="auto"/>
            <w:tcMar>
              <w:top w:w="100" w:type="dxa"/>
              <w:left w:w="100" w:type="dxa"/>
              <w:bottom w:w="100" w:type="dxa"/>
              <w:right w:w="100" w:type="dxa"/>
            </w:tcMar>
          </w:tcPr>
          <w:p w14:paraId="78A27A7E" w14:textId="61E8B802" w:rsidR="00AB533D" w:rsidRDefault="00B0370F" w:rsidP="00AB533D">
            <w:pPr>
              <w:pBdr>
                <w:top w:val="nil"/>
                <w:left w:val="nil"/>
                <w:bottom w:val="nil"/>
                <w:right w:val="nil"/>
                <w:between w:val="nil"/>
              </w:pBdr>
              <w:spacing w:after="120" w:line="240" w:lineRule="auto"/>
            </w:pPr>
            <w:r>
              <w:t xml:space="preserve">En esta fase también </w:t>
            </w:r>
            <w:r w:rsidR="00AB533D">
              <w:t>existen flujos externos de información con actores del entorno de la organización que deben ser identificados</w:t>
            </w:r>
            <w:r w:rsidR="001664B4">
              <w:t>,</w:t>
            </w:r>
            <w:r w:rsidR="00AB533D">
              <w:t xml:space="preserve"> si son necesarios para el proyecto. Todos estos </w:t>
            </w:r>
            <w:r w:rsidR="001664B4">
              <w:t>flujos</w:t>
            </w:r>
            <w:r w:rsidR="00AB533D">
              <w:t xml:space="preserve"> </w:t>
            </w:r>
            <w:r w:rsidR="001664B4">
              <w:t>tienen que analizarse</w:t>
            </w:r>
            <w:r w:rsidR="00AB533D">
              <w:t xml:space="preserve"> para identificar en ellos </w:t>
            </w:r>
            <w:r w:rsidR="001664B4">
              <w:t xml:space="preserve">la información </w:t>
            </w:r>
            <w:r w:rsidR="00AB533D">
              <w:t>requerid</w:t>
            </w:r>
            <w:r w:rsidR="001664B4">
              <w:t>a</w:t>
            </w:r>
            <w:r w:rsidR="00AB533D">
              <w:t xml:space="preserve"> para el proceso de ciencia de datos </w:t>
            </w:r>
            <w:r w:rsidR="001664B4">
              <w:t>que se</w:t>
            </w:r>
            <w:r w:rsidR="00AB533D">
              <w:t xml:space="preserve"> ejecutar</w:t>
            </w:r>
            <w:r w:rsidR="001664B4">
              <w:t>á</w:t>
            </w:r>
            <w:r>
              <w:t xml:space="preserve"> y, p</w:t>
            </w:r>
            <w:r w:rsidR="001664B4">
              <w:t>or consiguiente,</w:t>
            </w:r>
            <w:r w:rsidR="00AB533D">
              <w:t xml:space="preserve"> defin</w:t>
            </w:r>
            <w:r w:rsidR="001664B4">
              <w:t>irán</w:t>
            </w:r>
            <w:r w:rsidR="00AB533D">
              <w:t xml:space="preserve"> cu</w:t>
            </w:r>
            <w:r>
              <w:t>á</w:t>
            </w:r>
            <w:r w:rsidR="00AB533D">
              <w:t>l es la fuente de datos más pertinente y adecuada.</w:t>
            </w:r>
            <w:r w:rsidR="001664B4">
              <w:t xml:space="preserve"> </w:t>
            </w:r>
            <w:r w:rsidR="00AB533D">
              <w:t xml:space="preserve">En esta </w:t>
            </w:r>
            <w:r>
              <w:t xml:space="preserve">etapa </w:t>
            </w:r>
            <w:r w:rsidR="00AB533D">
              <w:t>también se analiza el tipo de información que se está generando, quién la usa, cómo y para qué y</w:t>
            </w:r>
            <w:r>
              <w:t xml:space="preserve"> </w:t>
            </w:r>
            <w:r w:rsidR="00AB533D">
              <w:t>quiénes no deben tener acceso a esa información y por qué</w:t>
            </w:r>
            <w:r>
              <w:t xml:space="preserve">, </w:t>
            </w:r>
            <w:r w:rsidR="00AB533D">
              <w:t>con el fin de evitar compartir información delicada o confidencial con actores que no están autorizados.</w:t>
            </w:r>
          </w:p>
          <w:p w14:paraId="05C3D56C" w14:textId="3FD4940D" w:rsidR="00AB533D" w:rsidRDefault="00AB533D" w:rsidP="0010683F">
            <w:pPr>
              <w:pBdr>
                <w:top w:val="nil"/>
                <w:left w:val="nil"/>
                <w:bottom w:val="nil"/>
                <w:right w:val="nil"/>
                <w:between w:val="nil"/>
              </w:pBdr>
              <w:spacing w:after="120" w:line="240" w:lineRule="auto"/>
            </w:pPr>
            <w:r>
              <w:t>Para modelar el flujo de la información a través de la organización</w:t>
            </w:r>
            <w:r w:rsidR="00B0370F">
              <w:t>,</w:t>
            </w:r>
            <w:r>
              <w:t xml:space="preserve"> se utilizan los diagramas de flujo</w:t>
            </w:r>
            <w:r w:rsidR="00B0370F">
              <w:t>,</w:t>
            </w:r>
            <w:r>
              <w:t xml:space="preserve"> los cuales permiten representar el proceso y el orden en que se ejecutan las tareas. El organigrama, los manuales de procedimiento y </w:t>
            </w:r>
            <w:r w:rsidR="00B0370F">
              <w:t xml:space="preserve">las entrevistas </w:t>
            </w:r>
            <w:r>
              <w:t>a actores claves será</w:t>
            </w:r>
            <w:r w:rsidR="00B0370F">
              <w:t>n</w:t>
            </w:r>
            <w:r>
              <w:t xml:space="preserve"> un insumo fundamental para la elaboración de estos modelos.</w:t>
            </w:r>
          </w:p>
          <w:p w14:paraId="427DA293" w14:textId="77777777" w:rsidR="0010683F" w:rsidRDefault="0010683F" w:rsidP="0010683F">
            <w:pPr>
              <w:pBdr>
                <w:top w:val="nil"/>
                <w:left w:val="nil"/>
                <w:bottom w:val="nil"/>
                <w:right w:val="nil"/>
                <w:between w:val="nil"/>
              </w:pBdr>
              <w:spacing w:after="120" w:line="240" w:lineRule="auto"/>
            </w:pPr>
          </w:p>
          <w:p w14:paraId="5C017C04" w14:textId="7FE93B52" w:rsidR="0010683F" w:rsidRDefault="0010683F" w:rsidP="006A60F9">
            <w:pPr>
              <w:pBdr>
                <w:top w:val="nil"/>
                <w:left w:val="nil"/>
                <w:bottom w:val="nil"/>
                <w:right w:val="nil"/>
                <w:between w:val="nil"/>
              </w:pBdr>
              <w:spacing w:after="120" w:line="240" w:lineRule="auto"/>
              <w:jc w:val="center"/>
            </w:pPr>
            <w:r>
              <w:rPr>
                <w:noProof/>
                <w:lang w:val="en-US"/>
              </w:rPr>
              <w:lastRenderedPageBreak/>
              <w:drawing>
                <wp:inline distT="0" distB="0" distL="0" distR="0" wp14:anchorId="79D5CF21" wp14:editId="1A7818D4">
                  <wp:extent cx="2321781" cy="2846536"/>
                  <wp:effectExtent l="0" t="0" r="2540" b="0"/>
                  <wp:docPr id="2" name="Imagen 2" descr="ejemplo de diagrama de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diagrama de actividad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32496" cy="2859673"/>
                          </a:xfrm>
                          <a:prstGeom prst="rect">
                            <a:avLst/>
                          </a:prstGeom>
                          <a:noFill/>
                          <a:ln>
                            <a:noFill/>
                          </a:ln>
                        </pic:spPr>
                      </pic:pic>
                    </a:graphicData>
                  </a:graphic>
                </wp:inline>
              </w:drawing>
            </w:r>
          </w:p>
          <w:p w14:paraId="3598C08E" w14:textId="0EFCD8D6" w:rsidR="003740EF" w:rsidRPr="001E6694" w:rsidRDefault="003740EF" w:rsidP="003740EF">
            <w:pPr>
              <w:pBdr>
                <w:top w:val="nil"/>
                <w:left w:val="nil"/>
                <w:bottom w:val="nil"/>
                <w:right w:val="nil"/>
                <w:between w:val="nil"/>
              </w:pBdr>
              <w:spacing w:after="120" w:line="240" w:lineRule="auto"/>
            </w:pPr>
            <w:r w:rsidRPr="006F6027">
              <w:t xml:space="preserve">Fuente: </w:t>
            </w:r>
            <w:hyperlink r:id="rId37" w:history="1">
              <w:r w:rsidRPr="001E6694">
                <w:rPr>
                  <w:rStyle w:val="Hipervnculo"/>
                </w:rPr>
                <w:t>https://d2slcw3kip6qmk.cloudfront.net/marketing/pages/chart/activity-diagram-for-login-UML/activity-diagram-for-login-UML-650x797.png</w:t>
              </w:r>
            </w:hyperlink>
            <w:r w:rsidRPr="001E6694">
              <w:t xml:space="preserve"> </w:t>
            </w:r>
          </w:p>
          <w:p w14:paraId="7EC48F78" w14:textId="77777777" w:rsidR="003740EF" w:rsidRDefault="003740EF" w:rsidP="003740EF">
            <w:pPr>
              <w:widowControl w:val="0"/>
              <w:spacing w:line="240" w:lineRule="auto"/>
            </w:pPr>
          </w:p>
          <w:p w14:paraId="55C0F28B" w14:textId="03F6E687" w:rsidR="003740EF" w:rsidRDefault="003740EF" w:rsidP="003740EF">
            <w:pPr>
              <w:widowControl w:val="0"/>
              <w:spacing w:line="240" w:lineRule="auto"/>
            </w:pPr>
            <w:r>
              <w:rPr>
                <w:b/>
              </w:rPr>
              <w:t xml:space="preserve">Imagen: </w:t>
            </w:r>
            <w:r>
              <w:t>228131_i_06</w:t>
            </w:r>
          </w:p>
          <w:p w14:paraId="3A4411AA" w14:textId="77777777" w:rsidR="003740EF" w:rsidRDefault="003740EF" w:rsidP="001E6694">
            <w:pPr>
              <w:pBdr>
                <w:top w:val="nil"/>
                <w:left w:val="nil"/>
                <w:bottom w:val="nil"/>
                <w:right w:val="nil"/>
                <w:between w:val="nil"/>
              </w:pBdr>
              <w:spacing w:after="120" w:line="240" w:lineRule="auto"/>
            </w:pPr>
          </w:p>
          <w:p w14:paraId="1CDCA7B7" w14:textId="77777777" w:rsidR="000F5F39" w:rsidRDefault="000F5F39" w:rsidP="0010683F">
            <w:pPr>
              <w:pBdr>
                <w:top w:val="nil"/>
                <w:left w:val="nil"/>
                <w:bottom w:val="nil"/>
                <w:right w:val="nil"/>
                <w:between w:val="nil"/>
              </w:pBdr>
              <w:spacing w:after="120" w:line="240" w:lineRule="auto"/>
            </w:pPr>
          </w:p>
          <w:p w14:paraId="2912C769" w14:textId="2FF49A29" w:rsidR="0010683F" w:rsidRPr="0010683F" w:rsidRDefault="0010683F">
            <w:pPr>
              <w:pBdr>
                <w:top w:val="nil"/>
                <w:left w:val="nil"/>
                <w:bottom w:val="nil"/>
                <w:right w:val="nil"/>
                <w:between w:val="nil"/>
              </w:pBdr>
              <w:spacing w:after="120" w:line="240" w:lineRule="auto"/>
            </w:pPr>
            <w:r>
              <w:t xml:space="preserve">Para </w:t>
            </w:r>
            <w:r w:rsidR="00277C9D">
              <w:t>hace</w:t>
            </w:r>
            <w:r>
              <w:t>r el análisis de necesidades de información</w:t>
            </w:r>
            <w:r w:rsidR="00277C9D">
              <w:t>,</w:t>
            </w:r>
            <w:r>
              <w:t xml:space="preserve"> se usan dos enfoques</w:t>
            </w:r>
            <w:r w:rsidR="00277C9D">
              <w:t>,</w:t>
            </w:r>
            <w:r>
              <w:t xml:space="preserve"> uno directo y otro indirecto. En el</w:t>
            </w:r>
            <w:r w:rsidR="00277C9D">
              <w:t xml:space="preserve"> </w:t>
            </w:r>
            <w:r>
              <w:t xml:space="preserve">directo se utilizan técnicas </w:t>
            </w:r>
            <w:r w:rsidR="00277C9D">
              <w:t xml:space="preserve">para </w:t>
            </w:r>
            <w:r>
              <w:t xml:space="preserve">obtener </w:t>
            </w:r>
            <w:r w:rsidR="004A7DCE">
              <w:t xml:space="preserve">de primera mano </w:t>
            </w:r>
            <w:r>
              <w:t xml:space="preserve">información del usuario. Algunas de estas técnicas son: entrevistas, cuestionarios, observación de hábitos de búsqueda y uso de información, técnica de incidente crítico y métodos de consenso (algunos de </w:t>
            </w:r>
            <w:r w:rsidR="00277C9D">
              <w:t>estos</w:t>
            </w:r>
            <w:r>
              <w:t xml:space="preserve"> métodos </w:t>
            </w:r>
            <w:r>
              <w:lastRenderedPageBreak/>
              <w:t xml:space="preserve">utilizados son </w:t>
            </w:r>
            <w:r w:rsidR="004A7DCE">
              <w:t xml:space="preserve">la técnica </w:t>
            </w:r>
            <w:r w:rsidR="00277C9D">
              <w:t>D</w:t>
            </w:r>
            <w:r w:rsidRPr="00277C9D">
              <w:t>elph</w:t>
            </w:r>
            <w:r w:rsidR="00277C9D" w:rsidRPr="001E6694">
              <w:t>i</w:t>
            </w:r>
            <w:r>
              <w:t xml:space="preserve"> y los </w:t>
            </w:r>
            <w:proofErr w:type="spellStart"/>
            <w:r w:rsidRPr="001E6694">
              <w:rPr>
                <w:i/>
              </w:rPr>
              <w:t>focus</w:t>
            </w:r>
            <w:proofErr w:type="spellEnd"/>
            <w:r w:rsidRPr="001E6694">
              <w:rPr>
                <w:i/>
              </w:rPr>
              <w:t xml:space="preserve"> </w:t>
            </w:r>
            <w:proofErr w:type="spellStart"/>
            <w:r w:rsidRPr="001E6694">
              <w:rPr>
                <w:i/>
              </w:rPr>
              <w:t>groups</w:t>
            </w:r>
            <w:proofErr w:type="spellEnd"/>
            <w:r>
              <w:t xml:space="preserve"> o grupos orientados). </w:t>
            </w:r>
            <w:r w:rsidR="00176932">
              <w:t>Por su parte, e</w:t>
            </w:r>
            <w:r>
              <w:t xml:space="preserve">l enfoque indirecto </w:t>
            </w:r>
            <w:r w:rsidR="00176932">
              <w:t>consiste</w:t>
            </w:r>
            <w:r>
              <w:t xml:space="preserve"> en el análisis de documentos, referencias</w:t>
            </w:r>
            <w:r w:rsidR="00CB7BD9">
              <w:t xml:space="preserve"> y</w:t>
            </w:r>
            <w:r>
              <w:t xml:space="preserve"> solicitudes de documentos,</w:t>
            </w:r>
            <w:r w:rsidR="00CB7BD9">
              <w:t xml:space="preserve"> además de la</w:t>
            </w:r>
            <w:r>
              <w:t xml:space="preserve"> observación y</w:t>
            </w:r>
            <w:r w:rsidR="00CB7BD9">
              <w:t xml:space="preserve"> </w:t>
            </w:r>
            <w:r w:rsidR="00BA088A">
              <w:t>d</w:t>
            </w:r>
            <w:r w:rsidR="00CB7BD9">
              <w:t>el</w:t>
            </w:r>
            <w:r>
              <w:t xml:space="preserve"> registro de hechos.</w:t>
            </w:r>
          </w:p>
        </w:tc>
      </w:tr>
    </w:tbl>
    <w:p w14:paraId="2573C493" w14:textId="23A01B9F" w:rsidR="00D647CA" w:rsidRDefault="00D647CA" w:rsidP="00047A28">
      <w:pPr>
        <w:pBdr>
          <w:top w:val="nil"/>
          <w:left w:val="nil"/>
          <w:bottom w:val="nil"/>
          <w:right w:val="nil"/>
          <w:between w:val="nil"/>
        </w:pBdr>
        <w:spacing w:after="120" w:line="240" w:lineRule="auto"/>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D647CA" w:rsidRPr="00A05C39" w14:paraId="34566F70" w14:textId="77777777" w:rsidTr="001E6694">
        <w:trPr>
          <w:trHeight w:val="20"/>
        </w:trPr>
        <w:tc>
          <w:tcPr>
            <w:tcW w:w="4093" w:type="dxa"/>
            <w:shd w:val="clear" w:color="auto" w:fill="C9DAF8"/>
            <w:tcMar>
              <w:top w:w="100" w:type="dxa"/>
              <w:left w:w="100" w:type="dxa"/>
              <w:bottom w:w="100" w:type="dxa"/>
              <w:right w:w="100" w:type="dxa"/>
            </w:tcMar>
          </w:tcPr>
          <w:p w14:paraId="2B195B56" w14:textId="77777777" w:rsidR="00D647CA" w:rsidRPr="00A05C39" w:rsidRDefault="00D647CA" w:rsidP="001664B4">
            <w:pPr>
              <w:widowControl w:val="0"/>
              <w:pBdr>
                <w:top w:val="nil"/>
                <w:left w:val="nil"/>
                <w:bottom w:val="nil"/>
                <w:right w:val="nil"/>
                <w:between w:val="nil"/>
              </w:pBdr>
              <w:spacing w:line="240" w:lineRule="auto"/>
              <w:jc w:val="center"/>
              <w:rPr>
                <w:b/>
              </w:rPr>
            </w:pPr>
            <w:r w:rsidRPr="00A05C39">
              <w:rPr>
                <w:b/>
              </w:rPr>
              <w:t>Tipo de recurso</w:t>
            </w:r>
          </w:p>
        </w:tc>
        <w:tc>
          <w:tcPr>
            <w:tcW w:w="9319" w:type="dxa"/>
            <w:shd w:val="clear" w:color="auto" w:fill="C9DAF8"/>
            <w:tcMar>
              <w:top w:w="100" w:type="dxa"/>
              <w:left w:w="100" w:type="dxa"/>
              <w:bottom w:w="100" w:type="dxa"/>
              <w:right w:w="100" w:type="dxa"/>
            </w:tcMar>
          </w:tcPr>
          <w:p w14:paraId="06D1A93E" w14:textId="77777777" w:rsidR="00D647CA" w:rsidRPr="00A05C39" w:rsidRDefault="00D647CA" w:rsidP="001664B4">
            <w:pPr>
              <w:pStyle w:val="Ttulo"/>
              <w:widowControl w:val="0"/>
              <w:spacing w:line="240" w:lineRule="auto"/>
              <w:jc w:val="center"/>
              <w:rPr>
                <w:sz w:val="22"/>
                <w:szCs w:val="22"/>
              </w:rPr>
            </w:pPr>
            <w:r w:rsidRPr="00A05C39">
              <w:rPr>
                <w:sz w:val="22"/>
                <w:szCs w:val="22"/>
              </w:rPr>
              <w:t>Infografía estática</w:t>
            </w:r>
          </w:p>
        </w:tc>
      </w:tr>
      <w:tr w:rsidR="00D647CA" w:rsidRPr="00A05C39" w14:paraId="15B12C56" w14:textId="77777777" w:rsidTr="001E6694">
        <w:trPr>
          <w:trHeight w:val="20"/>
        </w:trPr>
        <w:tc>
          <w:tcPr>
            <w:tcW w:w="4093" w:type="dxa"/>
            <w:shd w:val="clear" w:color="auto" w:fill="auto"/>
            <w:tcMar>
              <w:top w:w="100" w:type="dxa"/>
              <w:left w:w="100" w:type="dxa"/>
              <w:bottom w:w="100" w:type="dxa"/>
              <w:right w:w="100" w:type="dxa"/>
            </w:tcMar>
          </w:tcPr>
          <w:p w14:paraId="72FDF333" w14:textId="77777777" w:rsidR="00D647CA" w:rsidRPr="00A05C39" w:rsidRDefault="00D647CA" w:rsidP="001664B4">
            <w:pPr>
              <w:widowControl w:val="0"/>
              <w:pBdr>
                <w:top w:val="nil"/>
                <w:left w:val="nil"/>
                <w:bottom w:val="nil"/>
                <w:right w:val="nil"/>
                <w:between w:val="nil"/>
              </w:pBdr>
              <w:spacing w:line="240" w:lineRule="auto"/>
              <w:rPr>
                <w:b/>
                <w:highlight w:val="yellow"/>
              </w:rPr>
            </w:pPr>
            <w:r w:rsidRPr="00A05C39">
              <w:rPr>
                <w:b/>
              </w:rPr>
              <w:t>Texto introductorio</w:t>
            </w:r>
          </w:p>
        </w:tc>
        <w:tc>
          <w:tcPr>
            <w:tcW w:w="9319" w:type="dxa"/>
            <w:shd w:val="clear" w:color="auto" w:fill="auto"/>
            <w:tcMar>
              <w:top w:w="100" w:type="dxa"/>
              <w:left w:w="100" w:type="dxa"/>
              <w:bottom w:w="100" w:type="dxa"/>
              <w:right w:w="100" w:type="dxa"/>
            </w:tcMar>
          </w:tcPr>
          <w:p w14:paraId="1367F1BA" w14:textId="669FD046" w:rsidR="00D647CA" w:rsidRPr="00A05C39" w:rsidRDefault="00D647CA" w:rsidP="001664B4">
            <w:pPr>
              <w:widowControl w:val="0"/>
              <w:pBdr>
                <w:top w:val="nil"/>
                <w:left w:val="nil"/>
                <w:bottom w:val="nil"/>
                <w:right w:val="nil"/>
                <w:between w:val="nil"/>
              </w:pBdr>
              <w:spacing w:line="240" w:lineRule="auto"/>
            </w:pPr>
            <w:r>
              <w:t>La siguiente infografía presenta algunas de las técnicas utilizadas en el proceso de análisis de necesidades de información</w:t>
            </w:r>
            <w:r w:rsidR="00981E0E">
              <w:t>:</w:t>
            </w:r>
          </w:p>
        </w:tc>
      </w:tr>
      <w:tr w:rsidR="00D647CA" w:rsidRPr="00A05C39" w14:paraId="005E4504" w14:textId="77777777" w:rsidTr="001E6694">
        <w:trPr>
          <w:trHeight w:val="20"/>
        </w:trPr>
        <w:tc>
          <w:tcPr>
            <w:tcW w:w="13412" w:type="dxa"/>
            <w:gridSpan w:val="2"/>
            <w:shd w:val="clear" w:color="auto" w:fill="auto"/>
            <w:tcMar>
              <w:top w:w="100" w:type="dxa"/>
              <w:left w:w="100" w:type="dxa"/>
              <w:bottom w:w="100" w:type="dxa"/>
              <w:right w:w="100" w:type="dxa"/>
            </w:tcMar>
          </w:tcPr>
          <w:p w14:paraId="48FEA8D2" w14:textId="1E1C74C8" w:rsidR="00D647CA" w:rsidRPr="002C4A0A" w:rsidRDefault="006D4553" w:rsidP="001664B4">
            <w:pPr>
              <w:widowControl w:val="0"/>
              <w:pBdr>
                <w:top w:val="nil"/>
                <w:left w:val="nil"/>
                <w:bottom w:val="nil"/>
                <w:right w:val="nil"/>
                <w:between w:val="nil"/>
              </w:pBdr>
              <w:spacing w:line="240" w:lineRule="auto"/>
              <w:rPr>
                <w:b/>
              </w:rPr>
            </w:pPr>
            <w:r w:rsidRPr="002C4A0A">
              <w:rPr>
                <w:b/>
              </w:rPr>
              <w:t>F</w:t>
            </w:r>
            <w:commentRangeStart w:id="8"/>
            <w:r w:rsidRPr="002C4A0A">
              <w:rPr>
                <w:b/>
              </w:rPr>
              <w:t>igura</w:t>
            </w:r>
            <w:r w:rsidR="00C95124" w:rsidRPr="002C4A0A">
              <w:rPr>
                <w:b/>
              </w:rPr>
              <w:t xml:space="preserve"> 1</w:t>
            </w:r>
            <w:commentRangeEnd w:id="8"/>
            <w:r w:rsidR="00C95124" w:rsidRPr="002C4A0A">
              <w:rPr>
                <w:rStyle w:val="Refdecomentario"/>
                <w:sz w:val="22"/>
                <w:szCs w:val="22"/>
              </w:rPr>
              <w:commentReference w:id="8"/>
            </w:r>
          </w:p>
          <w:p w14:paraId="44B8DBD2" w14:textId="249555D0" w:rsidR="002C4A0A" w:rsidRPr="001E6694" w:rsidRDefault="002C4A0A" w:rsidP="001664B4">
            <w:pPr>
              <w:widowControl w:val="0"/>
              <w:pBdr>
                <w:top w:val="nil"/>
                <w:left w:val="nil"/>
                <w:bottom w:val="nil"/>
                <w:right w:val="nil"/>
                <w:between w:val="nil"/>
              </w:pBdr>
              <w:spacing w:line="240" w:lineRule="auto"/>
              <w:rPr>
                <w:i/>
                <w:iCs/>
                <w:color w:val="000000"/>
                <w:lang w:val="es-MX"/>
              </w:rPr>
            </w:pPr>
            <w:r w:rsidRPr="001E6694">
              <w:rPr>
                <w:i/>
                <w:iCs/>
                <w:color w:val="000000"/>
                <w:lang w:val="es-MX"/>
              </w:rPr>
              <w:t>Técnicas para</w:t>
            </w:r>
            <w:r w:rsidR="001F0FFA">
              <w:rPr>
                <w:i/>
                <w:iCs/>
                <w:color w:val="000000"/>
                <w:lang w:val="es-MX"/>
              </w:rPr>
              <w:t xml:space="preserve"> el</w:t>
            </w:r>
            <w:r w:rsidRPr="001E6694">
              <w:rPr>
                <w:i/>
                <w:iCs/>
                <w:color w:val="000000"/>
                <w:lang w:val="es-MX"/>
              </w:rPr>
              <w:t xml:space="preserve"> análisis de necesidades de información</w:t>
            </w:r>
          </w:p>
          <w:p w14:paraId="3A739D17" w14:textId="55CAEEA2" w:rsidR="00D647CA" w:rsidRPr="00A05C39" w:rsidRDefault="006625DC" w:rsidP="00C95124">
            <w:pPr>
              <w:widowControl w:val="0"/>
              <w:spacing w:line="240" w:lineRule="auto"/>
              <w:jc w:val="center"/>
            </w:pPr>
            <w:r>
              <w:rPr>
                <w:noProof/>
                <w:lang w:val="en-US"/>
              </w:rPr>
              <w:drawing>
                <wp:inline distT="0" distB="0" distL="0" distR="0" wp14:anchorId="12D051EE" wp14:editId="5DCD9EEE">
                  <wp:extent cx="1173081" cy="2932981"/>
                  <wp:effectExtent l="0" t="0" r="825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6461" cy="3016438"/>
                          </a:xfrm>
                          <a:prstGeom prst="rect">
                            <a:avLst/>
                          </a:prstGeom>
                        </pic:spPr>
                      </pic:pic>
                    </a:graphicData>
                  </a:graphic>
                </wp:inline>
              </w:drawing>
            </w:r>
          </w:p>
        </w:tc>
      </w:tr>
      <w:tr w:rsidR="00D647CA" w:rsidRPr="00A05C39" w14:paraId="5266582A" w14:textId="77777777" w:rsidTr="001E6694">
        <w:trPr>
          <w:trHeight w:val="20"/>
        </w:trPr>
        <w:tc>
          <w:tcPr>
            <w:tcW w:w="4093" w:type="dxa"/>
            <w:shd w:val="clear" w:color="auto" w:fill="auto"/>
            <w:tcMar>
              <w:top w:w="100" w:type="dxa"/>
              <w:left w:w="100" w:type="dxa"/>
              <w:bottom w:w="100" w:type="dxa"/>
              <w:right w:w="100" w:type="dxa"/>
            </w:tcMar>
          </w:tcPr>
          <w:p w14:paraId="3B8A4CC5" w14:textId="77777777" w:rsidR="00D647CA" w:rsidRPr="00A05C39" w:rsidRDefault="00D647CA" w:rsidP="001664B4">
            <w:pPr>
              <w:widowControl w:val="0"/>
              <w:pBdr>
                <w:top w:val="nil"/>
                <w:left w:val="nil"/>
                <w:bottom w:val="nil"/>
                <w:right w:val="nil"/>
                <w:between w:val="nil"/>
              </w:pBdr>
              <w:spacing w:line="240" w:lineRule="auto"/>
              <w:rPr>
                <w:b/>
              </w:rPr>
            </w:pPr>
            <w:r w:rsidRPr="00A05C39">
              <w:rPr>
                <w:b/>
              </w:rPr>
              <w:lastRenderedPageBreak/>
              <w:t>Código de la imagen</w:t>
            </w:r>
          </w:p>
        </w:tc>
        <w:tc>
          <w:tcPr>
            <w:tcW w:w="9319" w:type="dxa"/>
            <w:shd w:val="clear" w:color="auto" w:fill="auto"/>
            <w:tcMar>
              <w:top w:w="100" w:type="dxa"/>
              <w:left w:w="100" w:type="dxa"/>
              <w:bottom w:w="100" w:type="dxa"/>
              <w:right w:w="100" w:type="dxa"/>
            </w:tcMar>
          </w:tcPr>
          <w:p w14:paraId="43B002C0" w14:textId="6814E6C3" w:rsidR="00D647CA" w:rsidRPr="00A05C39" w:rsidRDefault="00C95124" w:rsidP="001664B4">
            <w:pPr>
              <w:widowControl w:val="0"/>
              <w:pBdr>
                <w:top w:val="nil"/>
                <w:left w:val="nil"/>
                <w:bottom w:val="nil"/>
                <w:right w:val="nil"/>
                <w:between w:val="nil"/>
              </w:pBdr>
              <w:spacing w:line="240" w:lineRule="auto"/>
            </w:pPr>
            <w:r>
              <w:t>228131_i_07</w:t>
            </w:r>
          </w:p>
        </w:tc>
      </w:tr>
    </w:tbl>
    <w:p w14:paraId="2B80DD8F" w14:textId="77777777" w:rsidR="00A75284" w:rsidRDefault="00A75284" w:rsidP="00047A28">
      <w:pPr>
        <w:pBdr>
          <w:top w:val="nil"/>
          <w:left w:val="nil"/>
          <w:bottom w:val="nil"/>
          <w:right w:val="nil"/>
          <w:between w:val="nil"/>
        </w:pBdr>
        <w:spacing w:after="120" w:line="240" w:lineRule="auto"/>
      </w:pPr>
    </w:p>
    <w:p w14:paraId="391B229A" w14:textId="5636060E" w:rsidR="00A75284" w:rsidRDefault="00917DA0" w:rsidP="000F5930">
      <w:pPr>
        <w:pStyle w:val="Ttulo2"/>
        <w:spacing w:before="360" w:after="120"/>
      </w:pPr>
      <w:r>
        <w:t xml:space="preserve">2.2. </w:t>
      </w:r>
      <w:r w:rsidR="009E2241" w:rsidRPr="000F5930">
        <w:t>Técnicas de extracción de datos</w:t>
      </w: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75284" w14:paraId="532ED183" w14:textId="77777777" w:rsidTr="001664B4">
        <w:trPr>
          <w:trHeight w:val="444"/>
        </w:trPr>
        <w:tc>
          <w:tcPr>
            <w:tcW w:w="13422" w:type="dxa"/>
            <w:shd w:val="clear" w:color="auto" w:fill="8DB3E2"/>
          </w:tcPr>
          <w:p w14:paraId="0F9145C8" w14:textId="77777777" w:rsidR="00A75284" w:rsidRDefault="00A75284" w:rsidP="001664B4">
            <w:pPr>
              <w:pStyle w:val="Ttulo1"/>
              <w:jc w:val="center"/>
              <w:rPr>
                <w:szCs w:val="22"/>
              </w:rPr>
            </w:pPr>
            <w:r>
              <w:rPr>
                <w:szCs w:val="22"/>
              </w:rPr>
              <w:t>Cuadro de texto</w:t>
            </w:r>
          </w:p>
        </w:tc>
      </w:tr>
      <w:tr w:rsidR="00A75284" w14:paraId="385CF6F5" w14:textId="77777777" w:rsidTr="001664B4">
        <w:tc>
          <w:tcPr>
            <w:tcW w:w="13422" w:type="dxa"/>
          </w:tcPr>
          <w:p w14:paraId="7B389803" w14:textId="6C49F885" w:rsidR="00A75284" w:rsidRDefault="00A75284" w:rsidP="00A75284">
            <w:pPr>
              <w:pBdr>
                <w:top w:val="nil"/>
                <w:left w:val="nil"/>
                <w:bottom w:val="nil"/>
                <w:right w:val="nil"/>
                <w:between w:val="nil"/>
              </w:pBdr>
              <w:spacing w:after="120" w:line="240" w:lineRule="auto"/>
            </w:pPr>
            <w:r>
              <w:t>El proceso de extracción de datos se basa en acceder a fuentes de distintos orígenes</w:t>
            </w:r>
            <w:r w:rsidR="00B3097B">
              <w:t xml:space="preserve"> para luego normalizar </w:t>
            </w:r>
            <w:r>
              <w:t>los datos adquiridos y almacen</w:t>
            </w:r>
            <w:r w:rsidR="00B3097B">
              <w:t>arlos</w:t>
            </w:r>
            <w:r>
              <w:t xml:space="preserve"> para su uso por otras herramientas. Dependiendo de los formatos y de las diferentes fuentes</w:t>
            </w:r>
            <w:r w:rsidR="00930B75">
              <w:t>,</w:t>
            </w:r>
            <w:r>
              <w:t xml:space="preserve"> se </w:t>
            </w:r>
            <w:r w:rsidR="00930B75">
              <w:t xml:space="preserve">pueden </w:t>
            </w:r>
            <w:r>
              <w:t xml:space="preserve">usar herramientas que faciliten y automaticen la consolidación de </w:t>
            </w:r>
            <w:r w:rsidR="00930B75">
              <w:t xml:space="preserve">la </w:t>
            </w:r>
            <w:r>
              <w:t>información</w:t>
            </w:r>
            <w:r w:rsidR="00930B75">
              <w:t>.</w:t>
            </w:r>
            <w:r w:rsidR="00475579">
              <w:t xml:space="preserve"> Así que</w:t>
            </w:r>
            <w:r>
              <w:t xml:space="preserve"> es importante tener en cuenta que dichas fuentes suelen estar mal organizadas y</w:t>
            </w:r>
            <w:r w:rsidR="00191378">
              <w:t>,</w:t>
            </w:r>
            <w:r>
              <w:t xml:space="preserve"> en muchos casos</w:t>
            </w:r>
            <w:r w:rsidR="00191378">
              <w:t>,</w:t>
            </w:r>
            <w:r>
              <w:t xml:space="preserve"> desestructuradas.</w:t>
            </w:r>
          </w:p>
          <w:p w14:paraId="72D6E004" w14:textId="34BDA61F" w:rsidR="00A75284" w:rsidRPr="00A75284" w:rsidRDefault="00A75284" w:rsidP="00714D2F">
            <w:pPr>
              <w:pBdr>
                <w:top w:val="nil"/>
                <w:left w:val="nil"/>
                <w:bottom w:val="nil"/>
                <w:right w:val="nil"/>
                <w:between w:val="nil"/>
              </w:pBdr>
              <w:spacing w:after="120" w:line="240" w:lineRule="auto"/>
            </w:pPr>
            <w:r>
              <w:t>La extracción de datos se puede realizar de varias formas: manual</w:t>
            </w:r>
            <w:r w:rsidR="00475579">
              <w:t xml:space="preserve">, </w:t>
            </w:r>
            <w:r>
              <w:t>en la cual se requiere todo el tiempo</w:t>
            </w:r>
            <w:r w:rsidR="00475579">
              <w:t xml:space="preserve"> de</w:t>
            </w:r>
            <w:r>
              <w:t xml:space="preserve"> la intervención humana, automatizada y</w:t>
            </w:r>
            <w:r w:rsidR="00475579">
              <w:t>,</w:t>
            </w:r>
            <w:r>
              <w:t xml:space="preserve"> por último</w:t>
            </w:r>
            <w:r w:rsidR="00475579">
              <w:t>,</w:t>
            </w:r>
            <w:r>
              <w:t xml:space="preserve"> </w:t>
            </w:r>
            <w:r w:rsidRPr="00981E0E">
              <w:rPr>
                <w:i/>
                <w:iCs/>
              </w:rPr>
              <w:t xml:space="preserve">human in </w:t>
            </w:r>
            <w:proofErr w:type="spellStart"/>
            <w:r w:rsidRPr="00981E0E">
              <w:rPr>
                <w:i/>
                <w:iCs/>
              </w:rPr>
              <w:t>the</w:t>
            </w:r>
            <w:proofErr w:type="spellEnd"/>
            <w:r w:rsidRPr="00981E0E">
              <w:rPr>
                <w:i/>
                <w:iCs/>
              </w:rPr>
              <w:t xml:space="preserve"> </w:t>
            </w:r>
            <w:proofErr w:type="spellStart"/>
            <w:r w:rsidRPr="00981E0E">
              <w:rPr>
                <w:i/>
                <w:iCs/>
              </w:rPr>
              <w:t>loop</w:t>
            </w:r>
            <w:proofErr w:type="spellEnd"/>
            <w:r w:rsidR="00475579">
              <w:rPr>
                <w:iCs/>
              </w:rPr>
              <w:t>,</w:t>
            </w:r>
            <w:r>
              <w:t xml:space="preserve"> que es una combinación </w:t>
            </w:r>
            <w:r w:rsidR="00475579">
              <w:t>de las dos primeras</w:t>
            </w:r>
            <w:r>
              <w:t>. En la actualidad</w:t>
            </w:r>
            <w:r w:rsidR="00475579">
              <w:t>,</w:t>
            </w:r>
            <w:r>
              <w:t xml:space="preserve"> y aprovechando los procesos de inteligencia artificial y las herramientas que </w:t>
            </w:r>
            <w:r w:rsidR="00475579">
              <w:t>se están</w:t>
            </w:r>
            <w:r>
              <w:t xml:space="preserve"> diseñando, se busca que la extracción de datos sea automatizada</w:t>
            </w:r>
            <w:r w:rsidR="00475579">
              <w:t>, debido a</w:t>
            </w:r>
            <w:r>
              <w:t xml:space="preserve"> </w:t>
            </w:r>
            <w:r w:rsidR="00475579">
              <w:t>algunas ventajas,</w:t>
            </w:r>
            <w:r>
              <w:t xml:space="preserve"> como mejora de la precisión, reducción de costos, ahorro de tiempo y mejores tiempos de respuesta.</w:t>
            </w:r>
          </w:p>
        </w:tc>
      </w:tr>
    </w:tbl>
    <w:p w14:paraId="3B5EDD83" w14:textId="18EB9038" w:rsidR="00261378" w:rsidRDefault="00261378" w:rsidP="006625DC">
      <w:pPr>
        <w:pBdr>
          <w:top w:val="nil"/>
          <w:left w:val="nil"/>
          <w:bottom w:val="nil"/>
          <w:right w:val="nil"/>
          <w:between w:val="nil"/>
        </w:pBdr>
        <w:spacing w:after="120" w:line="240" w:lineRule="auto"/>
      </w:pPr>
    </w:p>
    <w:tbl>
      <w:tblPr>
        <w:tblStyle w:val="afff0"/>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5420"/>
        <w:gridCol w:w="6016"/>
      </w:tblGrid>
      <w:tr w:rsidR="00A75284" w14:paraId="37E11E1D" w14:textId="77777777" w:rsidTr="00A75284">
        <w:trPr>
          <w:trHeight w:val="580"/>
        </w:trPr>
        <w:tc>
          <w:tcPr>
            <w:tcW w:w="1975" w:type="dxa"/>
            <w:shd w:val="clear" w:color="auto" w:fill="C9DAF8"/>
            <w:tcMar>
              <w:top w:w="100" w:type="dxa"/>
              <w:left w:w="100" w:type="dxa"/>
              <w:bottom w:w="100" w:type="dxa"/>
              <w:right w:w="100" w:type="dxa"/>
            </w:tcMar>
          </w:tcPr>
          <w:p w14:paraId="00CDEF13" w14:textId="77777777" w:rsidR="00A75284" w:rsidRDefault="00A75284" w:rsidP="001664B4">
            <w:pPr>
              <w:widowControl w:val="0"/>
              <w:jc w:val="center"/>
              <w:rPr>
                <w:b/>
              </w:rPr>
            </w:pPr>
            <w:r>
              <w:rPr>
                <w:b/>
              </w:rPr>
              <w:t>Tipo de recurso</w:t>
            </w:r>
          </w:p>
        </w:tc>
        <w:tc>
          <w:tcPr>
            <w:tcW w:w="11436" w:type="dxa"/>
            <w:gridSpan w:val="2"/>
            <w:shd w:val="clear" w:color="auto" w:fill="C9DAF8"/>
            <w:tcMar>
              <w:top w:w="100" w:type="dxa"/>
              <w:left w:w="100" w:type="dxa"/>
              <w:bottom w:w="100" w:type="dxa"/>
              <w:right w:w="100" w:type="dxa"/>
            </w:tcMar>
          </w:tcPr>
          <w:p w14:paraId="77594CB8" w14:textId="77777777" w:rsidR="00A75284" w:rsidRDefault="00A75284" w:rsidP="001664B4">
            <w:pPr>
              <w:pStyle w:val="Ttulo"/>
              <w:widowControl w:val="0"/>
              <w:jc w:val="center"/>
              <w:rPr>
                <w:sz w:val="22"/>
                <w:szCs w:val="22"/>
              </w:rPr>
            </w:pPr>
            <w:r>
              <w:rPr>
                <w:sz w:val="22"/>
                <w:szCs w:val="22"/>
              </w:rPr>
              <w:t>Slider Hitos/ Línea de tiempo horizontal</w:t>
            </w:r>
          </w:p>
        </w:tc>
      </w:tr>
      <w:tr w:rsidR="00A75284" w14:paraId="0C7BD611" w14:textId="77777777" w:rsidTr="00A75284">
        <w:trPr>
          <w:trHeight w:val="420"/>
        </w:trPr>
        <w:tc>
          <w:tcPr>
            <w:tcW w:w="1975" w:type="dxa"/>
            <w:shd w:val="clear" w:color="auto" w:fill="auto"/>
            <w:tcMar>
              <w:top w:w="100" w:type="dxa"/>
              <w:left w:w="100" w:type="dxa"/>
              <w:bottom w:w="100" w:type="dxa"/>
              <w:right w:w="100" w:type="dxa"/>
            </w:tcMar>
          </w:tcPr>
          <w:p w14:paraId="524D19DF" w14:textId="77777777" w:rsidR="00A75284" w:rsidRDefault="00A75284" w:rsidP="001664B4">
            <w:pPr>
              <w:widowControl w:val="0"/>
              <w:rPr>
                <w:b/>
              </w:rPr>
            </w:pPr>
            <w:r>
              <w:rPr>
                <w:b/>
              </w:rPr>
              <w:t>Introducción</w:t>
            </w:r>
          </w:p>
        </w:tc>
        <w:tc>
          <w:tcPr>
            <w:tcW w:w="11436" w:type="dxa"/>
            <w:gridSpan w:val="2"/>
            <w:shd w:val="clear" w:color="auto" w:fill="auto"/>
            <w:tcMar>
              <w:top w:w="100" w:type="dxa"/>
              <w:left w:w="100" w:type="dxa"/>
              <w:bottom w:w="100" w:type="dxa"/>
              <w:right w:w="100" w:type="dxa"/>
            </w:tcMar>
          </w:tcPr>
          <w:p w14:paraId="72E669F5" w14:textId="4D56EBAA" w:rsidR="00A75284" w:rsidRDefault="00D541A6">
            <w:pPr>
              <w:widowControl w:val="0"/>
              <w:rPr>
                <w:color w:val="999999"/>
              </w:rPr>
            </w:pPr>
            <w:r>
              <w:t>Uno de los procesos de</w:t>
            </w:r>
            <w:r w:rsidR="00A75284">
              <w:t xml:space="preserve"> extracción de datos </w:t>
            </w:r>
            <w:r>
              <w:t>es el que se hace de</w:t>
            </w:r>
            <w:r w:rsidR="00A75284">
              <w:t xml:space="preserve"> documentos físicos</w:t>
            </w:r>
            <w:r w:rsidR="00DA0567">
              <w:t>. Este</w:t>
            </w:r>
            <w:r w:rsidR="00A75284">
              <w:t xml:space="preserve"> se puede realizar siguiendo los pasos descritos a continuación:</w:t>
            </w:r>
          </w:p>
        </w:tc>
      </w:tr>
      <w:tr w:rsidR="00A75284" w14:paraId="06204FAB" w14:textId="77777777" w:rsidTr="00A75284">
        <w:trPr>
          <w:trHeight w:val="420"/>
        </w:trPr>
        <w:tc>
          <w:tcPr>
            <w:tcW w:w="1975" w:type="dxa"/>
            <w:shd w:val="clear" w:color="auto" w:fill="auto"/>
            <w:tcMar>
              <w:top w:w="100" w:type="dxa"/>
              <w:left w:w="100" w:type="dxa"/>
              <w:bottom w:w="100" w:type="dxa"/>
              <w:right w:w="100" w:type="dxa"/>
            </w:tcMar>
          </w:tcPr>
          <w:p w14:paraId="05CFF99C" w14:textId="54303474" w:rsidR="00A75284" w:rsidRPr="00A75284" w:rsidRDefault="00A75284" w:rsidP="001664B4">
            <w:pPr>
              <w:widowControl w:val="0"/>
              <w:rPr>
                <w:b/>
                <w:bCs/>
                <w:color w:val="666666"/>
              </w:rPr>
            </w:pPr>
            <w:r w:rsidRPr="00A75284">
              <w:rPr>
                <w:b/>
                <w:bCs/>
              </w:rPr>
              <w:lastRenderedPageBreak/>
              <w:t>Cargar el documento:</w:t>
            </w:r>
          </w:p>
        </w:tc>
        <w:tc>
          <w:tcPr>
            <w:tcW w:w="5420" w:type="dxa"/>
            <w:shd w:val="clear" w:color="auto" w:fill="auto"/>
            <w:tcMar>
              <w:top w:w="100" w:type="dxa"/>
              <w:left w:w="100" w:type="dxa"/>
              <w:bottom w:w="100" w:type="dxa"/>
              <w:right w:w="100" w:type="dxa"/>
            </w:tcMar>
          </w:tcPr>
          <w:p w14:paraId="16A78854" w14:textId="01E14302" w:rsidR="00A75284" w:rsidRDefault="00584849" w:rsidP="001E6694">
            <w:pPr>
              <w:pBdr>
                <w:top w:val="nil"/>
                <w:left w:val="nil"/>
                <w:bottom w:val="nil"/>
                <w:right w:val="nil"/>
                <w:between w:val="nil"/>
              </w:pBdr>
              <w:spacing w:after="120"/>
              <w:rPr>
                <w:color w:val="999999"/>
              </w:rPr>
            </w:pPr>
            <w:r>
              <w:t>E</w:t>
            </w:r>
            <w:r w:rsidR="00A75284">
              <w:t>l documento físico (</w:t>
            </w:r>
            <w:r>
              <w:t xml:space="preserve">en </w:t>
            </w:r>
            <w:r w:rsidR="00A75284">
              <w:t xml:space="preserve">papel) debe ser transformado en un documento digital mediante </w:t>
            </w:r>
            <w:r>
              <w:t xml:space="preserve">herramientas </w:t>
            </w:r>
            <w:r w:rsidR="00A75284">
              <w:t>como escáner o teléfono inteligente. Este documento digital</w:t>
            </w:r>
            <w:r>
              <w:t>,</w:t>
            </w:r>
            <w:r w:rsidR="00A75284">
              <w:t xml:space="preserve"> por lo general</w:t>
            </w:r>
            <w:r>
              <w:t>,</w:t>
            </w:r>
            <w:r w:rsidR="00A75284">
              <w:t xml:space="preserve"> se almacena en formatos como JPG, PDF o PNG</w:t>
            </w:r>
            <w:r>
              <w:t>,</w:t>
            </w:r>
            <w:r w:rsidR="00A75284">
              <w:t xml:space="preserve"> y se recomienda que su calidad sea óptima para facilitar los procesos de reconocimiento y análisis posteriores (imágenes de baja calidad pueden dificultar el proceso de reconocimiento </w:t>
            </w:r>
            <w:r>
              <w:t xml:space="preserve">y generar </w:t>
            </w:r>
            <w:r w:rsidR="00A75284">
              <w:t>resultados erróneos).</w:t>
            </w:r>
          </w:p>
        </w:tc>
        <w:tc>
          <w:tcPr>
            <w:tcW w:w="6016" w:type="dxa"/>
            <w:shd w:val="clear" w:color="auto" w:fill="auto"/>
            <w:tcMar>
              <w:top w:w="100" w:type="dxa"/>
              <w:left w:w="100" w:type="dxa"/>
              <w:bottom w:w="100" w:type="dxa"/>
              <w:right w:w="100" w:type="dxa"/>
            </w:tcMar>
          </w:tcPr>
          <w:p w14:paraId="39D6191A" w14:textId="77777777" w:rsidR="00A75284" w:rsidRDefault="00702C7D" w:rsidP="00702C7D">
            <w:pPr>
              <w:widowControl w:val="0"/>
              <w:jc w:val="center"/>
            </w:pPr>
            <w:r>
              <w:fldChar w:fldCharType="begin"/>
            </w:r>
            <w:r>
              <w:instrText xml:space="preserve"> INCLUDEPICTURE "https://img.freepik.com/vector-gratis/ilustracion-redes-sociales_24877-52393.jpg?t=st=1668564108~exp=1668564708~hmac=0058a2a0e6f2023cfdcd5d95f2dd0afcb8a8f9a49baad419952d3bff48cfe2b4" \* MERGEFORMATINET </w:instrText>
            </w:r>
            <w:r>
              <w:fldChar w:fldCharType="separate"/>
            </w:r>
            <w:r>
              <w:rPr>
                <w:noProof/>
                <w:lang w:val="en-US"/>
              </w:rPr>
              <w:drawing>
                <wp:inline distT="0" distB="0" distL="0" distR="0" wp14:anchorId="751F9E10" wp14:editId="549DD464">
                  <wp:extent cx="1262575" cy="1262575"/>
                  <wp:effectExtent l="0" t="0" r="0" b="0"/>
                  <wp:docPr id="23" name="Imagen 23" descr="Ilustración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ustración de redes social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4057" cy="1274057"/>
                          </a:xfrm>
                          <a:prstGeom prst="rect">
                            <a:avLst/>
                          </a:prstGeom>
                          <a:noFill/>
                          <a:ln>
                            <a:noFill/>
                          </a:ln>
                        </pic:spPr>
                      </pic:pic>
                    </a:graphicData>
                  </a:graphic>
                </wp:inline>
              </w:drawing>
            </w:r>
            <w:r>
              <w:fldChar w:fldCharType="end"/>
            </w:r>
          </w:p>
          <w:p w14:paraId="4F8557B3" w14:textId="5C291EA7" w:rsidR="00702C7D" w:rsidRPr="0053666B" w:rsidRDefault="00702C7D" w:rsidP="00702C7D">
            <w:pPr>
              <w:pBdr>
                <w:top w:val="nil"/>
                <w:left w:val="nil"/>
                <w:bottom w:val="nil"/>
                <w:right w:val="nil"/>
                <w:between w:val="nil"/>
              </w:pBdr>
              <w:spacing w:after="120"/>
              <w:rPr>
                <w:i/>
                <w:sz w:val="18"/>
                <w:szCs w:val="18"/>
              </w:rPr>
            </w:pPr>
            <w:r>
              <w:t xml:space="preserve">Fuente: </w:t>
            </w:r>
            <w:hyperlink r:id="rId40" w:anchor="query=documento&amp;position=13&amp;from_view=search&amp;track=sph" w:history="1">
              <w:r w:rsidRPr="00DE5E0F">
                <w:rPr>
                  <w:rStyle w:val="Hipervnculo"/>
                </w:rPr>
                <w:t>https://www.freepik.es/vector-gratis/ilustracion-redes-sociales_5275573.htm#query=documento&amp;position=13&amp;from_view=search&amp;track=sph</w:t>
              </w:r>
            </w:hyperlink>
            <w:r>
              <w:t xml:space="preserve"> </w:t>
            </w:r>
          </w:p>
          <w:p w14:paraId="138CD752" w14:textId="39D44EE3" w:rsidR="00702C7D" w:rsidRPr="001E6694" w:rsidRDefault="00702C7D" w:rsidP="00702C7D">
            <w:pPr>
              <w:spacing w:after="120"/>
              <w:rPr>
                <w:b/>
                <w:bCs/>
                <w:i/>
              </w:rPr>
            </w:pPr>
          </w:p>
          <w:p w14:paraId="344050FD" w14:textId="301E4013" w:rsidR="00702C7D" w:rsidRPr="00702C7D" w:rsidRDefault="00702C7D" w:rsidP="00702C7D">
            <w:pPr>
              <w:spacing w:after="120"/>
              <w:rPr>
                <w:b/>
                <w:bCs/>
                <w:i/>
                <w:sz w:val="18"/>
                <w:szCs w:val="18"/>
              </w:rPr>
            </w:pPr>
            <w:commentRangeStart w:id="9"/>
            <w:r>
              <w:t xml:space="preserve">Nota: </w:t>
            </w:r>
            <w:commentRangeEnd w:id="9"/>
            <w:r>
              <w:rPr>
                <w:rStyle w:val="Refdecomentario"/>
              </w:rPr>
              <w:commentReference w:id="9"/>
            </w:r>
          </w:p>
          <w:p w14:paraId="226FB914" w14:textId="77777777" w:rsidR="00702C7D" w:rsidRDefault="00702C7D" w:rsidP="00702C7D">
            <w:pPr>
              <w:widowControl w:val="0"/>
            </w:pPr>
          </w:p>
          <w:p w14:paraId="58A3271C" w14:textId="20E325EC" w:rsidR="00702C7D" w:rsidRDefault="00702C7D" w:rsidP="001E6694">
            <w:pPr>
              <w:widowControl w:val="0"/>
            </w:pPr>
            <w:r>
              <w:rPr>
                <w:b/>
              </w:rPr>
              <w:t xml:space="preserve">Imagen: </w:t>
            </w:r>
            <w:r>
              <w:t>228131_i_08</w:t>
            </w:r>
          </w:p>
        </w:tc>
      </w:tr>
      <w:tr w:rsidR="00A75284" w14:paraId="640B1300" w14:textId="77777777" w:rsidTr="00A75284">
        <w:trPr>
          <w:trHeight w:val="420"/>
        </w:trPr>
        <w:tc>
          <w:tcPr>
            <w:tcW w:w="1975" w:type="dxa"/>
            <w:shd w:val="clear" w:color="auto" w:fill="auto"/>
            <w:tcMar>
              <w:top w:w="100" w:type="dxa"/>
              <w:left w:w="100" w:type="dxa"/>
              <w:bottom w:w="100" w:type="dxa"/>
              <w:right w:w="100" w:type="dxa"/>
            </w:tcMar>
          </w:tcPr>
          <w:p w14:paraId="209CF537" w14:textId="18B29642" w:rsidR="00A75284" w:rsidRPr="00FF2104" w:rsidRDefault="00FF2104" w:rsidP="001664B4">
            <w:pPr>
              <w:widowControl w:val="0"/>
              <w:rPr>
                <w:b/>
                <w:bCs/>
              </w:rPr>
            </w:pPr>
            <w:r w:rsidRPr="00FF2104">
              <w:rPr>
                <w:b/>
                <w:bCs/>
              </w:rPr>
              <w:t>Convertir documento a texto:</w:t>
            </w:r>
          </w:p>
        </w:tc>
        <w:tc>
          <w:tcPr>
            <w:tcW w:w="5420" w:type="dxa"/>
            <w:shd w:val="clear" w:color="auto" w:fill="auto"/>
            <w:tcMar>
              <w:top w:w="100" w:type="dxa"/>
              <w:left w:w="100" w:type="dxa"/>
              <w:bottom w:w="100" w:type="dxa"/>
              <w:right w:w="100" w:type="dxa"/>
            </w:tcMar>
          </w:tcPr>
          <w:p w14:paraId="40780B42" w14:textId="2B50C176" w:rsidR="00A75284" w:rsidRDefault="00FF2104" w:rsidP="001E6694">
            <w:pPr>
              <w:pBdr>
                <w:top w:val="nil"/>
                <w:left w:val="nil"/>
                <w:bottom w:val="nil"/>
                <w:right w:val="nil"/>
                <w:between w:val="nil"/>
              </w:pBdr>
              <w:spacing w:after="120"/>
              <w:rPr>
                <w:color w:val="999999"/>
              </w:rPr>
            </w:pPr>
            <w:r w:rsidRPr="003E4715">
              <w:t>Las tecnologías de OCR</w:t>
            </w:r>
            <w:r>
              <w:t xml:space="preserve"> (reconocimiento óptico de caracteres u </w:t>
            </w:r>
            <w:proofErr w:type="spellStart"/>
            <w:r w:rsidR="00137AD2" w:rsidRPr="001E6694">
              <w:rPr>
                <w:i/>
              </w:rPr>
              <w:t>o</w:t>
            </w:r>
            <w:r w:rsidRPr="001E6694">
              <w:rPr>
                <w:i/>
              </w:rPr>
              <w:t>ptical</w:t>
            </w:r>
            <w:proofErr w:type="spellEnd"/>
            <w:r w:rsidRPr="001E6694">
              <w:rPr>
                <w:i/>
              </w:rPr>
              <w:t xml:space="preserve"> </w:t>
            </w:r>
            <w:proofErr w:type="spellStart"/>
            <w:r w:rsidR="00137AD2" w:rsidRPr="001E6694">
              <w:rPr>
                <w:i/>
              </w:rPr>
              <w:t>c</w:t>
            </w:r>
            <w:r w:rsidRPr="001E6694">
              <w:rPr>
                <w:i/>
              </w:rPr>
              <w:t>haracter</w:t>
            </w:r>
            <w:proofErr w:type="spellEnd"/>
            <w:r w:rsidRPr="001E6694">
              <w:rPr>
                <w:i/>
              </w:rPr>
              <w:t xml:space="preserve"> </w:t>
            </w:r>
            <w:proofErr w:type="spellStart"/>
            <w:r w:rsidR="00137AD2" w:rsidRPr="001E6694">
              <w:rPr>
                <w:i/>
              </w:rPr>
              <w:t>r</w:t>
            </w:r>
            <w:r w:rsidRPr="001E6694">
              <w:rPr>
                <w:i/>
              </w:rPr>
              <w:t>ecognition</w:t>
            </w:r>
            <w:proofErr w:type="spellEnd"/>
            <w:r w:rsidR="00137AD2">
              <w:t>,</w:t>
            </w:r>
            <w:r>
              <w:t xml:space="preserve"> en inglés) </w:t>
            </w:r>
            <w:r w:rsidR="00FF2C36">
              <w:t xml:space="preserve">realizan </w:t>
            </w:r>
            <w:r>
              <w:t xml:space="preserve">la conversión </w:t>
            </w:r>
            <w:r w:rsidRPr="00C53F37">
              <w:t>electrónica o mecánica de imágenes de texto mecanografiado, manuscrito o impreso en texto codificado por la máquina, ya sea a partir de un documento escaneado, de una foto de un documento, de una foto de escena o de un texto de subtítulos superpuesto a una imagen.</w:t>
            </w:r>
            <w:r>
              <w:t xml:space="preserve"> De esta forma</w:t>
            </w:r>
            <w:r w:rsidR="00FF2C36">
              <w:t>,</w:t>
            </w:r>
            <w:r>
              <w:t xml:space="preserve"> el texto o los datos incluidos en el documento físico podrán ser usados por aplicaciones para su gestión y almacenamiento.</w:t>
            </w:r>
          </w:p>
        </w:tc>
        <w:tc>
          <w:tcPr>
            <w:tcW w:w="6016" w:type="dxa"/>
            <w:shd w:val="clear" w:color="auto" w:fill="auto"/>
            <w:tcMar>
              <w:top w:w="100" w:type="dxa"/>
              <w:left w:w="100" w:type="dxa"/>
              <w:bottom w:w="100" w:type="dxa"/>
              <w:right w:w="100" w:type="dxa"/>
            </w:tcMar>
          </w:tcPr>
          <w:p w14:paraId="4F6569D0" w14:textId="541AA27C" w:rsidR="00644412" w:rsidRDefault="00644412">
            <w:pPr>
              <w:widowControl w:val="0"/>
              <w:jc w:val="center"/>
            </w:pPr>
            <w:r>
              <w:fldChar w:fldCharType="begin"/>
            </w:r>
            <w:r>
              <w:instrText xml:space="preserve"> INCLUDEPICTURE "https://img.freepik.com/vector-premium/tome-fotografias-recibos-gastos-reconocimiento-optico-caracteres-ocr-reembolso_518018-872.jpg" \* MERGEFORMATINET </w:instrText>
            </w:r>
            <w:r>
              <w:fldChar w:fldCharType="separate"/>
            </w:r>
            <w:r>
              <w:rPr>
                <w:noProof/>
                <w:lang w:val="en-US"/>
              </w:rPr>
              <w:drawing>
                <wp:inline distT="0" distB="0" distL="0" distR="0" wp14:anchorId="6BD91105" wp14:editId="2AB5EC7B">
                  <wp:extent cx="1916000" cy="1533525"/>
                  <wp:effectExtent l="0" t="0" r="1905" b="3175"/>
                  <wp:docPr id="25" name="Imagen 25" descr="Tome fotografías de recibos y gastos con reconocimiento óptico de caracteres (ocr) para reembol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me fotografías de recibos y gastos con reconocimiento óptico de caracteres (ocr) para reembols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3274" cy="1539347"/>
                          </a:xfrm>
                          <a:prstGeom prst="rect">
                            <a:avLst/>
                          </a:prstGeom>
                          <a:noFill/>
                          <a:ln>
                            <a:noFill/>
                          </a:ln>
                        </pic:spPr>
                      </pic:pic>
                    </a:graphicData>
                  </a:graphic>
                </wp:inline>
              </w:drawing>
            </w:r>
            <w:r>
              <w:fldChar w:fldCharType="end"/>
            </w:r>
          </w:p>
          <w:p w14:paraId="6E6C273E" w14:textId="12830403" w:rsidR="00644412" w:rsidRPr="0053666B" w:rsidRDefault="00644412" w:rsidP="00644412">
            <w:pPr>
              <w:pBdr>
                <w:top w:val="nil"/>
                <w:left w:val="nil"/>
                <w:bottom w:val="nil"/>
                <w:right w:val="nil"/>
                <w:between w:val="nil"/>
              </w:pBdr>
              <w:spacing w:after="120"/>
              <w:rPr>
                <w:i/>
                <w:sz w:val="18"/>
                <w:szCs w:val="18"/>
              </w:rPr>
            </w:pPr>
            <w:r>
              <w:t xml:space="preserve">Fuente: </w:t>
            </w:r>
            <w:hyperlink r:id="rId42" w:anchor="query=tecnologia%20ocr&amp;position=4&amp;from_view=search&amp;track=sph" w:history="1">
              <w:r w:rsidRPr="00DE5E0F">
                <w:rPr>
                  <w:rStyle w:val="Hipervnculo"/>
                </w:rPr>
                <w:t>https://www.freepik.es/vector-premium/tome-fotografias-recibos-gastos-reconocimiento-optico-caracteres-ocr-</w:t>
              </w:r>
              <w:r w:rsidRPr="00DE5E0F">
                <w:rPr>
                  <w:rStyle w:val="Hipervnculo"/>
                </w:rPr>
                <w:lastRenderedPageBreak/>
                <w:t>reembolso_32682215.htm#query=tecnologia%20ocr&amp;position=4&amp;from_view=search&amp;track=sph</w:t>
              </w:r>
            </w:hyperlink>
            <w:r>
              <w:t xml:space="preserve"> </w:t>
            </w:r>
          </w:p>
          <w:p w14:paraId="462A5D60" w14:textId="1CD847FD" w:rsidR="00644412" w:rsidRPr="001E6694" w:rsidRDefault="00644412" w:rsidP="00644412">
            <w:pPr>
              <w:spacing w:after="120"/>
              <w:rPr>
                <w:b/>
                <w:bCs/>
                <w:i/>
              </w:rPr>
            </w:pPr>
          </w:p>
          <w:p w14:paraId="624CFC6C" w14:textId="77777777" w:rsidR="00644412" w:rsidRPr="00702C7D" w:rsidRDefault="00644412" w:rsidP="00644412">
            <w:pPr>
              <w:spacing w:after="120"/>
              <w:rPr>
                <w:b/>
                <w:bCs/>
                <w:i/>
                <w:sz w:val="18"/>
                <w:szCs w:val="18"/>
              </w:rPr>
            </w:pPr>
            <w:commentRangeStart w:id="10"/>
            <w:r>
              <w:t xml:space="preserve">Nota: </w:t>
            </w:r>
            <w:commentRangeEnd w:id="10"/>
            <w:r>
              <w:rPr>
                <w:rStyle w:val="Refdecomentario"/>
              </w:rPr>
              <w:commentReference w:id="10"/>
            </w:r>
          </w:p>
          <w:p w14:paraId="3E7C9F30" w14:textId="77777777" w:rsidR="00644412" w:rsidRDefault="00644412" w:rsidP="00644412">
            <w:pPr>
              <w:widowControl w:val="0"/>
            </w:pPr>
          </w:p>
          <w:p w14:paraId="4558358C" w14:textId="304E7FB1" w:rsidR="00644412" w:rsidRDefault="00644412" w:rsidP="001E6694">
            <w:pPr>
              <w:widowControl w:val="0"/>
            </w:pPr>
            <w:r>
              <w:rPr>
                <w:b/>
              </w:rPr>
              <w:t xml:space="preserve">Imagen: </w:t>
            </w:r>
            <w:r>
              <w:t>228131_i_09</w:t>
            </w:r>
          </w:p>
        </w:tc>
      </w:tr>
      <w:tr w:rsidR="00A75284" w14:paraId="70D6E0DB" w14:textId="77777777" w:rsidTr="00A75284">
        <w:trPr>
          <w:trHeight w:val="420"/>
        </w:trPr>
        <w:tc>
          <w:tcPr>
            <w:tcW w:w="1975" w:type="dxa"/>
            <w:shd w:val="clear" w:color="auto" w:fill="auto"/>
            <w:tcMar>
              <w:top w:w="100" w:type="dxa"/>
              <w:left w:w="100" w:type="dxa"/>
              <w:bottom w:w="100" w:type="dxa"/>
              <w:right w:w="100" w:type="dxa"/>
            </w:tcMar>
          </w:tcPr>
          <w:p w14:paraId="17E4CA5C" w14:textId="282BB786" w:rsidR="00A75284" w:rsidRPr="00FF2104" w:rsidRDefault="00FF2104" w:rsidP="001664B4">
            <w:pPr>
              <w:widowControl w:val="0"/>
              <w:rPr>
                <w:b/>
                <w:bCs/>
              </w:rPr>
            </w:pPr>
            <w:r w:rsidRPr="00FF2104">
              <w:rPr>
                <w:b/>
                <w:bCs/>
              </w:rPr>
              <w:lastRenderedPageBreak/>
              <w:t>Análisis de sintaxis:</w:t>
            </w:r>
          </w:p>
        </w:tc>
        <w:tc>
          <w:tcPr>
            <w:tcW w:w="5420" w:type="dxa"/>
            <w:shd w:val="clear" w:color="auto" w:fill="auto"/>
            <w:tcMar>
              <w:top w:w="100" w:type="dxa"/>
              <w:left w:w="100" w:type="dxa"/>
              <w:bottom w:w="100" w:type="dxa"/>
              <w:right w:w="100" w:type="dxa"/>
            </w:tcMar>
          </w:tcPr>
          <w:p w14:paraId="3F33D95A" w14:textId="2F9D005B" w:rsidR="00A75284" w:rsidRDefault="003E4715" w:rsidP="001E6694">
            <w:pPr>
              <w:pBdr>
                <w:top w:val="nil"/>
                <w:left w:val="nil"/>
                <w:bottom w:val="nil"/>
                <w:right w:val="nil"/>
                <w:between w:val="nil"/>
              </w:pBdr>
              <w:spacing w:after="120"/>
              <w:rPr>
                <w:color w:val="999999"/>
              </w:rPr>
            </w:pPr>
            <w:r>
              <w:t>L</w:t>
            </w:r>
            <w:r w:rsidR="00FF2104">
              <w:t xml:space="preserve">as herramientas de análisis de sintaxis permiten convertir el documento digital (ahora en texto) identificando las secciones que lo componen y </w:t>
            </w:r>
            <w:r>
              <w:t xml:space="preserve">pasándolo </w:t>
            </w:r>
            <w:r w:rsidR="00FF2104">
              <w:t>a un formato estructurado (JSON, XML, CSV)</w:t>
            </w:r>
            <w:r w:rsidR="008860CB">
              <w:rPr>
                <w:color w:val="999999"/>
              </w:rPr>
              <w:t>.</w:t>
            </w:r>
          </w:p>
        </w:tc>
        <w:tc>
          <w:tcPr>
            <w:tcW w:w="6016" w:type="dxa"/>
            <w:shd w:val="clear" w:color="auto" w:fill="auto"/>
            <w:tcMar>
              <w:top w:w="100" w:type="dxa"/>
              <w:left w:w="100" w:type="dxa"/>
              <w:bottom w:w="100" w:type="dxa"/>
              <w:right w:w="100" w:type="dxa"/>
            </w:tcMar>
          </w:tcPr>
          <w:p w14:paraId="0F0AF79B" w14:textId="3523746F" w:rsidR="00AF1F1D" w:rsidRDefault="00AF1F1D">
            <w:pPr>
              <w:widowControl w:val="0"/>
              <w:jc w:val="center"/>
            </w:pPr>
            <w:r>
              <w:fldChar w:fldCharType="begin"/>
            </w:r>
            <w:r>
              <w:instrText xml:space="preserve"> INCLUDEPICTURE "https://www.shutterstock.com/image-photo/source-code-programming-on-screen-260nw-1284744910.jpg" \* MERGEFORMATINET </w:instrText>
            </w:r>
            <w:r>
              <w:fldChar w:fldCharType="separate"/>
            </w:r>
            <w:r>
              <w:rPr>
                <w:noProof/>
                <w:lang w:val="en-US"/>
              </w:rPr>
              <w:drawing>
                <wp:inline distT="0" distB="0" distL="0" distR="0" wp14:anchorId="5129A6B4" wp14:editId="4F769271">
                  <wp:extent cx="2360247" cy="1430108"/>
                  <wp:effectExtent l="0" t="0" r="2540" b="5080"/>
                  <wp:docPr id="27" name="Imagen 27" descr="Source code programming on screen of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ource code programming on screen of compu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3972" cy="1438424"/>
                          </a:xfrm>
                          <a:prstGeom prst="rect">
                            <a:avLst/>
                          </a:prstGeom>
                          <a:noFill/>
                          <a:ln>
                            <a:noFill/>
                          </a:ln>
                        </pic:spPr>
                      </pic:pic>
                    </a:graphicData>
                  </a:graphic>
                </wp:inline>
              </w:drawing>
            </w:r>
            <w:r>
              <w:fldChar w:fldCharType="end"/>
            </w:r>
          </w:p>
          <w:p w14:paraId="47C20BD9" w14:textId="0A600044" w:rsidR="00AF1F1D" w:rsidRPr="0053666B" w:rsidRDefault="00AF1F1D" w:rsidP="00AF1F1D">
            <w:pPr>
              <w:pBdr>
                <w:top w:val="nil"/>
                <w:left w:val="nil"/>
                <w:bottom w:val="nil"/>
                <w:right w:val="nil"/>
                <w:between w:val="nil"/>
              </w:pBdr>
              <w:spacing w:after="120"/>
              <w:rPr>
                <w:i/>
                <w:sz w:val="18"/>
                <w:szCs w:val="18"/>
              </w:rPr>
            </w:pPr>
            <w:r>
              <w:t xml:space="preserve">Fuente: </w:t>
            </w:r>
            <w:hyperlink r:id="rId44" w:history="1">
              <w:r w:rsidRPr="00DE5E0F">
                <w:rPr>
                  <w:rStyle w:val="Hipervnculo"/>
                </w:rPr>
                <w:t>https://www.shutterstock.com/es/image-photo/source-code-programming-on-screen-computer-1284744910</w:t>
              </w:r>
            </w:hyperlink>
            <w:r>
              <w:t xml:space="preserve"> </w:t>
            </w:r>
          </w:p>
          <w:p w14:paraId="7A4D69A8" w14:textId="2C3683D8" w:rsidR="00AF1F1D" w:rsidRPr="001E6694" w:rsidRDefault="00AF1F1D" w:rsidP="00AF1F1D">
            <w:pPr>
              <w:spacing w:after="120"/>
            </w:pPr>
          </w:p>
          <w:p w14:paraId="06DB4C78" w14:textId="77777777" w:rsidR="00AF1F1D" w:rsidRPr="00702C7D" w:rsidRDefault="00AF1F1D" w:rsidP="00AF1F1D">
            <w:pPr>
              <w:spacing w:after="120"/>
              <w:rPr>
                <w:b/>
                <w:bCs/>
                <w:i/>
                <w:sz w:val="18"/>
                <w:szCs w:val="18"/>
              </w:rPr>
            </w:pPr>
            <w:commentRangeStart w:id="11"/>
            <w:r>
              <w:t xml:space="preserve">Nota: </w:t>
            </w:r>
            <w:commentRangeEnd w:id="11"/>
            <w:r>
              <w:rPr>
                <w:rStyle w:val="Refdecomentario"/>
              </w:rPr>
              <w:commentReference w:id="11"/>
            </w:r>
          </w:p>
          <w:p w14:paraId="26114394" w14:textId="77777777" w:rsidR="00AF1F1D" w:rsidRDefault="00AF1F1D" w:rsidP="00AF1F1D">
            <w:pPr>
              <w:widowControl w:val="0"/>
            </w:pPr>
          </w:p>
          <w:p w14:paraId="0D9D912B" w14:textId="5E54F52E" w:rsidR="00AF1F1D" w:rsidRDefault="00AF1F1D" w:rsidP="001E6694">
            <w:pPr>
              <w:widowControl w:val="0"/>
            </w:pPr>
            <w:r>
              <w:rPr>
                <w:b/>
              </w:rPr>
              <w:t xml:space="preserve">Imagen: </w:t>
            </w:r>
            <w:r>
              <w:t>228131_i_10</w:t>
            </w:r>
          </w:p>
        </w:tc>
      </w:tr>
      <w:tr w:rsidR="00A75284" w14:paraId="05FC4C96" w14:textId="77777777" w:rsidTr="00A75284">
        <w:trPr>
          <w:trHeight w:val="420"/>
        </w:trPr>
        <w:tc>
          <w:tcPr>
            <w:tcW w:w="1975" w:type="dxa"/>
            <w:shd w:val="clear" w:color="auto" w:fill="auto"/>
            <w:tcMar>
              <w:top w:w="100" w:type="dxa"/>
              <w:left w:w="100" w:type="dxa"/>
              <w:bottom w:w="100" w:type="dxa"/>
              <w:right w:w="100" w:type="dxa"/>
            </w:tcMar>
          </w:tcPr>
          <w:p w14:paraId="7E7D2146" w14:textId="4F746EB9" w:rsidR="00A75284" w:rsidRDefault="00CF4B15" w:rsidP="001664B4">
            <w:pPr>
              <w:widowControl w:val="0"/>
              <w:rPr>
                <w:b/>
              </w:rPr>
            </w:pPr>
            <w:r w:rsidRPr="00CF4B15">
              <w:rPr>
                <w:b/>
                <w:bCs/>
              </w:rPr>
              <w:lastRenderedPageBreak/>
              <w:t>Verificación de datos:</w:t>
            </w:r>
          </w:p>
        </w:tc>
        <w:tc>
          <w:tcPr>
            <w:tcW w:w="5420" w:type="dxa"/>
            <w:shd w:val="clear" w:color="auto" w:fill="auto"/>
            <w:tcMar>
              <w:top w:w="100" w:type="dxa"/>
              <w:left w:w="100" w:type="dxa"/>
              <w:bottom w:w="100" w:type="dxa"/>
              <w:right w:w="100" w:type="dxa"/>
            </w:tcMar>
          </w:tcPr>
          <w:p w14:paraId="2172740A" w14:textId="741FF581" w:rsidR="00A75284" w:rsidRDefault="00DB7A65" w:rsidP="001E6694">
            <w:pPr>
              <w:pBdr>
                <w:top w:val="nil"/>
                <w:left w:val="nil"/>
                <w:bottom w:val="nil"/>
                <w:right w:val="nil"/>
                <w:between w:val="nil"/>
              </w:pBdr>
              <w:spacing w:after="120"/>
              <w:rPr>
                <w:color w:val="999999"/>
              </w:rPr>
            </w:pPr>
            <w:r>
              <w:t>S</w:t>
            </w:r>
            <w:r w:rsidR="00CF4B15">
              <w:t>e recomienda realizar una verificación de los datos extraídos para validar su calidad. Según la cantidad de información</w:t>
            </w:r>
            <w:r w:rsidR="001E60BB">
              <w:t>, este</w:t>
            </w:r>
            <w:r>
              <w:t xml:space="preserve"> proceso</w:t>
            </w:r>
            <w:r w:rsidR="00CF4B15">
              <w:t xml:space="preserve"> se puede hacer a todos los documentos convertidos o por medio de una muestra significativa.</w:t>
            </w:r>
          </w:p>
        </w:tc>
        <w:tc>
          <w:tcPr>
            <w:tcW w:w="6016" w:type="dxa"/>
            <w:shd w:val="clear" w:color="auto" w:fill="auto"/>
            <w:tcMar>
              <w:top w:w="100" w:type="dxa"/>
              <w:left w:w="100" w:type="dxa"/>
              <w:bottom w:w="100" w:type="dxa"/>
              <w:right w:w="100" w:type="dxa"/>
            </w:tcMar>
          </w:tcPr>
          <w:p w14:paraId="0A23D30A" w14:textId="091A4955" w:rsidR="001F49D7" w:rsidRDefault="001F49D7">
            <w:pPr>
              <w:widowControl w:val="0"/>
              <w:jc w:val="center"/>
            </w:pPr>
            <w:r>
              <w:fldChar w:fldCharType="begin"/>
            </w:r>
            <w:r>
              <w:instrText xml:space="preserve"> INCLUDEPICTURE "https://img.freepik.com/vector-gratis/ilustracion-concepto-codificacion-manual_114360-8113.jpg?t=st=1668564765~exp=1668565365~hmac=3cdfbfaf60f6d6fd4936fbb9901c413d04062aee1a07963cd0ad40f2cf5c55ab" \* MERGEFORMATINET </w:instrText>
            </w:r>
            <w:r>
              <w:fldChar w:fldCharType="separate"/>
            </w:r>
            <w:r>
              <w:rPr>
                <w:noProof/>
                <w:lang w:val="en-US"/>
              </w:rPr>
              <w:drawing>
                <wp:inline distT="0" distB="0" distL="0" distR="0" wp14:anchorId="74EFCE39" wp14:editId="1691E035">
                  <wp:extent cx="1445847" cy="1445847"/>
                  <wp:effectExtent l="0" t="0" r="2540" b="2540"/>
                  <wp:docPr id="28" name="Imagen 28" descr="Ilustración del concepto de codific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ustración del concepto de codificación manua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8940" cy="1458940"/>
                          </a:xfrm>
                          <a:prstGeom prst="rect">
                            <a:avLst/>
                          </a:prstGeom>
                          <a:noFill/>
                          <a:ln>
                            <a:noFill/>
                          </a:ln>
                        </pic:spPr>
                      </pic:pic>
                    </a:graphicData>
                  </a:graphic>
                </wp:inline>
              </w:drawing>
            </w:r>
            <w:r>
              <w:fldChar w:fldCharType="end"/>
            </w:r>
          </w:p>
          <w:p w14:paraId="1B63E653" w14:textId="5D001599" w:rsidR="001F49D7" w:rsidRPr="0053666B" w:rsidRDefault="001F49D7" w:rsidP="001F49D7">
            <w:pPr>
              <w:pBdr>
                <w:top w:val="nil"/>
                <w:left w:val="nil"/>
                <w:bottom w:val="nil"/>
                <w:right w:val="nil"/>
                <w:between w:val="nil"/>
              </w:pBdr>
              <w:spacing w:after="120"/>
              <w:rPr>
                <w:i/>
                <w:sz w:val="18"/>
                <w:szCs w:val="18"/>
              </w:rPr>
            </w:pPr>
            <w:r>
              <w:t xml:space="preserve">Fuente: </w:t>
            </w:r>
            <w:hyperlink r:id="rId46" w:anchor="query=verificaci%C3%B3n%20de%20datos&amp;position=3&amp;from_view=search&amp;track=sph" w:history="1">
              <w:r w:rsidRPr="00DE5E0F">
                <w:rPr>
                  <w:rStyle w:val="Hipervnculo"/>
                </w:rPr>
                <w:t>https://www.freepik.es/vector-gratis/ilustracion-concepto-codificacion-manual_21532468.htm#query=verificaci%C3%B3n%20de%20datos&amp;position=3&amp;from_view=search&amp;track=sph</w:t>
              </w:r>
            </w:hyperlink>
            <w:r>
              <w:t xml:space="preserve"> </w:t>
            </w:r>
          </w:p>
          <w:p w14:paraId="6287C0C3" w14:textId="77777777" w:rsidR="001F49D7" w:rsidRDefault="001F49D7" w:rsidP="001F49D7">
            <w:pPr>
              <w:spacing w:after="120"/>
              <w:rPr>
                <w:b/>
                <w:bCs/>
                <w:i/>
                <w:sz w:val="18"/>
                <w:szCs w:val="18"/>
              </w:rPr>
            </w:pPr>
            <w:r>
              <w:rPr>
                <w:b/>
                <w:bCs/>
                <w:i/>
                <w:sz w:val="18"/>
                <w:szCs w:val="18"/>
              </w:rPr>
              <w:t xml:space="preserve"> </w:t>
            </w:r>
          </w:p>
          <w:p w14:paraId="0CFAE50A" w14:textId="77777777" w:rsidR="001F49D7" w:rsidRPr="00702C7D" w:rsidRDefault="001F49D7" w:rsidP="001F49D7">
            <w:pPr>
              <w:spacing w:after="120"/>
              <w:rPr>
                <w:b/>
                <w:bCs/>
                <w:i/>
                <w:sz w:val="18"/>
                <w:szCs w:val="18"/>
              </w:rPr>
            </w:pPr>
            <w:commentRangeStart w:id="12"/>
            <w:r>
              <w:t xml:space="preserve">Nota: </w:t>
            </w:r>
            <w:commentRangeEnd w:id="12"/>
            <w:r>
              <w:rPr>
                <w:rStyle w:val="Refdecomentario"/>
              </w:rPr>
              <w:commentReference w:id="12"/>
            </w:r>
          </w:p>
          <w:p w14:paraId="10316F34" w14:textId="77777777" w:rsidR="001F49D7" w:rsidRDefault="001F49D7" w:rsidP="001F49D7">
            <w:pPr>
              <w:widowControl w:val="0"/>
            </w:pPr>
          </w:p>
          <w:p w14:paraId="0F63E2B1" w14:textId="507BF1E8" w:rsidR="001F49D7" w:rsidRDefault="001F49D7" w:rsidP="001E6694">
            <w:pPr>
              <w:widowControl w:val="0"/>
            </w:pPr>
            <w:r>
              <w:rPr>
                <w:b/>
              </w:rPr>
              <w:t xml:space="preserve">Imagen: </w:t>
            </w:r>
            <w:r>
              <w:t>228131_i_11</w:t>
            </w:r>
          </w:p>
        </w:tc>
      </w:tr>
      <w:tr w:rsidR="00491211" w14:paraId="60B499FD" w14:textId="77777777" w:rsidTr="00A75284">
        <w:trPr>
          <w:trHeight w:val="420"/>
        </w:trPr>
        <w:tc>
          <w:tcPr>
            <w:tcW w:w="1975" w:type="dxa"/>
            <w:shd w:val="clear" w:color="auto" w:fill="auto"/>
            <w:tcMar>
              <w:top w:w="100" w:type="dxa"/>
              <w:left w:w="100" w:type="dxa"/>
              <w:bottom w:w="100" w:type="dxa"/>
              <w:right w:w="100" w:type="dxa"/>
            </w:tcMar>
          </w:tcPr>
          <w:p w14:paraId="542563A8" w14:textId="3A3C877B" w:rsidR="00491211" w:rsidRPr="00491211" w:rsidRDefault="00491211" w:rsidP="001664B4">
            <w:pPr>
              <w:widowControl w:val="0"/>
              <w:rPr>
                <w:b/>
                <w:bCs/>
              </w:rPr>
            </w:pPr>
            <w:proofErr w:type="spellStart"/>
            <w:r w:rsidRPr="00491211">
              <w:rPr>
                <w:b/>
                <w:bCs/>
                <w:i/>
                <w:iCs/>
              </w:rPr>
              <w:t>scraping</w:t>
            </w:r>
            <w:proofErr w:type="spellEnd"/>
            <w:r w:rsidRPr="00491211">
              <w:rPr>
                <w:b/>
                <w:bCs/>
                <w:i/>
                <w:iCs/>
              </w:rPr>
              <w:t xml:space="preserve"> </w:t>
            </w:r>
            <w:r w:rsidRPr="00491211">
              <w:rPr>
                <w:b/>
                <w:bCs/>
              </w:rPr>
              <w:t xml:space="preserve">o </w:t>
            </w:r>
            <w:r w:rsidRPr="00491211">
              <w:rPr>
                <w:b/>
                <w:bCs/>
                <w:i/>
                <w:iCs/>
              </w:rPr>
              <w:t xml:space="preserve">web </w:t>
            </w:r>
            <w:proofErr w:type="spellStart"/>
            <w:r w:rsidRPr="00491211">
              <w:rPr>
                <w:b/>
                <w:bCs/>
                <w:i/>
                <w:iCs/>
              </w:rPr>
              <w:t>scraping</w:t>
            </w:r>
            <w:proofErr w:type="spellEnd"/>
            <w:r w:rsidRPr="00491211">
              <w:rPr>
                <w:b/>
                <w:bCs/>
              </w:rPr>
              <w:t xml:space="preserve">: </w:t>
            </w:r>
          </w:p>
        </w:tc>
        <w:tc>
          <w:tcPr>
            <w:tcW w:w="5420" w:type="dxa"/>
            <w:shd w:val="clear" w:color="auto" w:fill="auto"/>
            <w:tcMar>
              <w:top w:w="100" w:type="dxa"/>
              <w:left w:w="100" w:type="dxa"/>
              <w:bottom w:w="100" w:type="dxa"/>
              <w:right w:w="100" w:type="dxa"/>
            </w:tcMar>
          </w:tcPr>
          <w:p w14:paraId="396D1686" w14:textId="13F68FF5" w:rsidR="00491211" w:rsidRDefault="001E60BB">
            <w:pPr>
              <w:pBdr>
                <w:top w:val="nil"/>
                <w:left w:val="nil"/>
                <w:bottom w:val="nil"/>
                <w:right w:val="nil"/>
                <w:between w:val="nil"/>
              </w:pBdr>
              <w:spacing w:after="120"/>
            </w:pPr>
            <w:r>
              <w:t xml:space="preserve">También llamada </w:t>
            </w:r>
            <w:r w:rsidR="00491211" w:rsidRPr="001E6694">
              <w:rPr>
                <w:i/>
              </w:rPr>
              <w:t>extracción de datos de la web</w:t>
            </w:r>
            <w:r>
              <w:t>,</w:t>
            </w:r>
            <w:r w:rsidR="00491211">
              <w:t xml:space="preserve"> consiste en desarrollar algoritmos o usar herramientas </w:t>
            </w:r>
            <w:r w:rsidR="0004566A">
              <w:t>para recuperar</w:t>
            </w:r>
            <w:r w:rsidR="00491211">
              <w:t xml:space="preserve"> documentos e información de una página web. El </w:t>
            </w:r>
            <w:proofErr w:type="spellStart"/>
            <w:r w:rsidR="00491211" w:rsidRPr="00317099">
              <w:rPr>
                <w:i/>
                <w:iCs/>
              </w:rPr>
              <w:t>scraping</w:t>
            </w:r>
            <w:proofErr w:type="spellEnd"/>
            <w:r w:rsidR="00491211" w:rsidRPr="00317099">
              <w:rPr>
                <w:i/>
                <w:iCs/>
              </w:rPr>
              <w:t xml:space="preserve"> </w:t>
            </w:r>
            <w:r w:rsidR="00491211">
              <w:t>hace uso del lenguaje de marcado (etiquetas HTML)</w:t>
            </w:r>
            <w:r w:rsidR="0004566A">
              <w:t>,</w:t>
            </w:r>
            <w:r w:rsidR="00491211">
              <w:t xml:space="preserve"> con</w:t>
            </w:r>
            <w:r w:rsidR="0004566A">
              <w:t xml:space="preserve"> el</w:t>
            </w:r>
            <w:r w:rsidR="00491211">
              <w:t xml:space="preserve"> cual está</w:t>
            </w:r>
            <w:r w:rsidR="0004566A">
              <w:t>n</w:t>
            </w:r>
            <w:r w:rsidR="00491211">
              <w:t xml:space="preserve"> construido</w:t>
            </w:r>
            <w:r w:rsidR="0004566A">
              <w:t>s</w:t>
            </w:r>
            <w:r w:rsidR="00491211">
              <w:t xml:space="preserve"> los sitios web y expresiones regulares, para extraer de estos sitios solo la información requerida. Algunas de estas herramientas son: </w:t>
            </w:r>
            <w:proofErr w:type="spellStart"/>
            <w:r w:rsidR="00491211">
              <w:t>Octoparse</w:t>
            </w:r>
            <w:proofErr w:type="spellEnd"/>
            <w:r w:rsidR="00491211">
              <w:t xml:space="preserve">, </w:t>
            </w:r>
            <w:proofErr w:type="spellStart"/>
            <w:r w:rsidR="00491211">
              <w:t>Cyotek</w:t>
            </w:r>
            <w:proofErr w:type="spellEnd"/>
            <w:r w:rsidR="00491211">
              <w:t xml:space="preserve"> </w:t>
            </w:r>
            <w:proofErr w:type="spellStart"/>
            <w:r w:rsidR="00491211">
              <w:t>WebCopy</w:t>
            </w:r>
            <w:proofErr w:type="spellEnd"/>
            <w:r w:rsidR="00491211">
              <w:t xml:space="preserve"> y </w:t>
            </w:r>
            <w:proofErr w:type="spellStart"/>
            <w:r w:rsidR="00491211">
              <w:t>Scraper</w:t>
            </w:r>
            <w:proofErr w:type="spellEnd"/>
            <w:r w:rsidR="00491211">
              <w:t xml:space="preserve"> (esta última funciona como una extensión del navegador Google Chrome).</w:t>
            </w:r>
          </w:p>
        </w:tc>
        <w:tc>
          <w:tcPr>
            <w:tcW w:w="6016" w:type="dxa"/>
            <w:shd w:val="clear" w:color="auto" w:fill="auto"/>
            <w:tcMar>
              <w:top w:w="100" w:type="dxa"/>
              <w:left w:w="100" w:type="dxa"/>
              <w:bottom w:w="100" w:type="dxa"/>
              <w:right w:w="100" w:type="dxa"/>
            </w:tcMar>
          </w:tcPr>
          <w:p w14:paraId="617EB54B" w14:textId="77777777" w:rsidR="00491211" w:rsidRDefault="001B5B6C" w:rsidP="001F49D7">
            <w:pPr>
              <w:widowControl w:val="0"/>
              <w:jc w:val="center"/>
            </w:pPr>
            <w:r>
              <w:fldChar w:fldCharType="begin"/>
            </w:r>
            <w:r>
              <w:instrText xml:space="preserve"> INCLUDEPICTURE "https://www.shutterstock.com/image-vector/web-scraping-information-harvesting-websites-260nw-2088809149.jpg" \* MERGEFORMATINET </w:instrText>
            </w:r>
            <w:r>
              <w:fldChar w:fldCharType="separate"/>
            </w:r>
            <w:r>
              <w:rPr>
                <w:noProof/>
                <w:lang w:val="en-US"/>
              </w:rPr>
              <w:drawing>
                <wp:inline distT="0" distB="0" distL="0" distR="0" wp14:anchorId="57272C09" wp14:editId="157D363E">
                  <wp:extent cx="3693160" cy="1657350"/>
                  <wp:effectExtent l="0" t="0" r="2540" b="6350"/>
                  <wp:docPr id="29" name="Imagen 29" descr="Raspado web o recolección de información de un diagrama de esquema de datos de sitios web. Extracción de información digital educativa etiquetada a partir de la ilustración vectorial de sitios HTML. Proceso automático de recopilación de contenido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ado web o recolección de información de un diagrama de esquema de datos de sitios web. Extracción de información digital educativa etiquetada a partir de la ilustración vectorial de sitios HTML. Proceso automático de recopilación de contenido de r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3160" cy="1657350"/>
                          </a:xfrm>
                          <a:prstGeom prst="rect">
                            <a:avLst/>
                          </a:prstGeom>
                          <a:noFill/>
                          <a:ln>
                            <a:noFill/>
                          </a:ln>
                        </pic:spPr>
                      </pic:pic>
                    </a:graphicData>
                  </a:graphic>
                </wp:inline>
              </w:drawing>
            </w:r>
            <w:r>
              <w:fldChar w:fldCharType="end"/>
            </w:r>
          </w:p>
          <w:p w14:paraId="390D4331" w14:textId="2D666EEE" w:rsidR="001B5B6C" w:rsidRPr="0053666B" w:rsidRDefault="001B5B6C" w:rsidP="001B5B6C">
            <w:pPr>
              <w:pBdr>
                <w:top w:val="nil"/>
                <w:left w:val="nil"/>
                <w:bottom w:val="nil"/>
                <w:right w:val="nil"/>
                <w:between w:val="nil"/>
              </w:pBdr>
              <w:spacing w:after="120"/>
              <w:rPr>
                <w:i/>
                <w:sz w:val="18"/>
                <w:szCs w:val="18"/>
              </w:rPr>
            </w:pPr>
            <w:r>
              <w:lastRenderedPageBreak/>
              <w:t xml:space="preserve">Fuente: </w:t>
            </w:r>
            <w:hyperlink r:id="rId48" w:history="1">
              <w:r w:rsidRPr="00DE5E0F">
                <w:rPr>
                  <w:rStyle w:val="Hipervnculo"/>
                </w:rPr>
                <w:t>https://www.shutterstock.com/es/image-vector/web-scraping-information-harvesting-websites-data-2088809149</w:t>
              </w:r>
            </w:hyperlink>
            <w:r>
              <w:t xml:space="preserve"> </w:t>
            </w:r>
          </w:p>
          <w:p w14:paraId="4CD78890" w14:textId="77777777" w:rsidR="001B5B6C" w:rsidRDefault="001B5B6C" w:rsidP="001B5B6C">
            <w:pPr>
              <w:spacing w:after="120"/>
              <w:rPr>
                <w:b/>
                <w:bCs/>
                <w:i/>
                <w:sz w:val="18"/>
                <w:szCs w:val="18"/>
              </w:rPr>
            </w:pPr>
            <w:r>
              <w:rPr>
                <w:b/>
                <w:bCs/>
                <w:i/>
                <w:sz w:val="18"/>
                <w:szCs w:val="18"/>
              </w:rPr>
              <w:t xml:space="preserve"> </w:t>
            </w:r>
          </w:p>
          <w:p w14:paraId="039EED62" w14:textId="77777777" w:rsidR="001B5B6C" w:rsidRPr="00702C7D" w:rsidRDefault="001B5B6C" w:rsidP="001B5B6C">
            <w:pPr>
              <w:spacing w:after="120"/>
              <w:rPr>
                <w:b/>
                <w:bCs/>
                <w:i/>
                <w:sz w:val="18"/>
                <w:szCs w:val="18"/>
              </w:rPr>
            </w:pPr>
            <w:commentRangeStart w:id="13"/>
            <w:r>
              <w:t xml:space="preserve">Nota: </w:t>
            </w:r>
            <w:commentRangeEnd w:id="13"/>
            <w:r>
              <w:rPr>
                <w:rStyle w:val="Refdecomentario"/>
              </w:rPr>
              <w:commentReference w:id="13"/>
            </w:r>
          </w:p>
          <w:p w14:paraId="03057FC1" w14:textId="77777777" w:rsidR="001B5B6C" w:rsidRDefault="001B5B6C" w:rsidP="001B5B6C">
            <w:pPr>
              <w:widowControl w:val="0"/>
            </w:pPr>
          </w:p>
          <w:p w14:paraId="2905DB23" w14:textId="74FD6C50" w:rsidR="001B5B6C" w:rsidRDefault="001B5B6C" w:rsidP="001E6694">
            <w:pPr>
              <w:widowControl w:val="0"/>
            </w:pPr>
            <w:r>
              <w:rPr>
                <w:b/>
              </w:rPr>
              <w:t xml:space="preserve">Imagen: </w:t>
            </w:r>
            <w:r>
              <w:t>228131_i_12</w:t>
            </w:r>
          </w:p>
        </w:tc>
      </w:tr>
    </w:tbl>
    <w:p w14:paraId="109DC75E" w14:textId="1679ED33" w:rsidR="00041349" w:rsidRPr="001E6694" w:rsidRDefault="00041349" w:rsidP="00003735">
      <w:pPr>
        <w:pBdr>
          <w:top w:val="nil"/>
          <w:left w:val="nil"/>
          <w:bottom w:val="nil"/>
          <w:right w:val="nil"/>
          <w:between w:val="nil"/>
        </w:pBdr>
        <w:spacing w:after="120" w:line="240" w:lineRule="auto"/>
        <w:rPr>
          <w:i/>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041349" w14:paraId="06CB1409" w14:textId="77777777" w:rsidTr="001664B4">
        <w:trPr>
          <w:trHeight w:val="580"/>
        </w:trPr>
        <w:tc>
          <w:tcPr>
            <w:tcW w:w="1432" w:type="dxa"/>
            <w:shd w:val="clear" w:color="auto" w:fill="C9DAF8"/>
            <w:tcMar>
              <w:top w:w="100" w:type="dxa"/>
              <w:left w:w="100" w:type="dxa"/>
              <w:bottom w:w="100" w:type="dxa"/>
              <w:right w:w="100" w:type="dxa"/>
            </w:tcMar>
          </w:tcPr>
          <w:p w14:paraId="0FF61394" w14:textId="77777777" w:rsidR="00041349" w:rsidRDefault="00041349"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6E59D19B" w14:textId="77777777" w:rsidR="00041349" w:rsidRDefault="00041349" w:rsidP="001664B4">
            <w:pPr>
              <w:pStyle w:val="Ttulo"/>
              <w:jc w:val="center"/>
              <w:rPr>
                <w:sz w:val="22"/>
                <w:szCs w:val="22"/>
              </w:rPr>
            </w:pPr>
            <w:r>
              <w:rPr>
                <w:sz w:val="22"/>
                <w:szCs w:val="22"/>
              </w:rPr>
              <w:t>Cajón de texto de color</w:t>
            </w:r>
          </w:p>
        </w:tc>
      </w:tr>
      <w:tr w:rsidR="00041349" w14:paraId="31BE9E07" w14:textId="77777777" w:rsidTr="001664B4">
        <w:trPr>
          <w:trHeight w:val="420"/>
        </w:trPr>
        <w:tc>
          <w:tcPr>
            <w:tcW w:w="13412" w:type="dxa"/>
            <w:gridSpan w:val="2"/>
            <w:shd w:val="clear" w:color="auto" w:fill="auto"/>
            <w:tcMar>
              <w:top w:w="100" w:type="dxa"/>
              <w:left w:w="100" w:type="dxa"/>
              <w:bottom w:w="100" w:type="dxa"/>
              <w:right w:w="100" w:type="dxa"/>
            </w:tcMar>
          </w:tcPr>
          <w:p w14:paraId="2FA8243C" w14:textId="77777777" w:rsidR="00041349" w:rsidRDefault="00041349" w:rsidP="00041349">
            <w:pPr>
              <w:pBdr>
                <w:top w:val="nil"/>
                <w:left w:val="nil"/>
                <w:bottom w:val="nil"/>
                <w:right w:val="nil"/>
                <w:between w:val="nil"/>
              </w:pBdr>
              <w:spacing w:after="120" w:line="240" w:lineRule="auto"/>
              <w:jc w:val="both"/>
            </w:pPr>
            <w:r w:rsidRPr="00B166CC">
              <w:t>Llamado a la acción</w:t>
            </w:r>
          </w:p>
          <w:p w14:paraId="6082DEF9" w14:textId="153EE86B" w:rsidR="00041349" w:rsidRDefault="00041349" w:rsidP="001E6694">
            <w:pPr>
              <w:pBdr>
                <w:top w:val="nil"/>
                <w:left w:val="nil"/>
                <w:bottom w:val="nil"/>
                <w:right w:val="nil"/>
                <w:between w:val="nil"/>
              </w:pBdr>
              <w:spacing w:after="120" w:line="240" w:lineRule="auto"/>
            </w:pPr>
            <w:r>
              <w:t xml:space="preserve">En el sitio web </w:t>
            </w:r>
            <w:hyperlink r:id="rId49" w:history="1">
              <w:r w:rsidRPr="008E0C2F">
                <w:rPr>
                  <w:rStyle w:val="Hipervnculo"/>
                </w:rPr>
                <w:t>https://tools.digitalmethods.net/</w:t>
              </w:r>
            </w:hyperlink>
            <w:r>
              <w:t xml:space="preserve"> el aprendiz encontrará varias herramientas de </w:t>
            </w:r>
            <w:proofErr w:type="spellStart"/>
            <w:r w:rsidRPr="001E6694">
              <w:rPr>
                <w:i/>
              </w:rPr>
              <w:t>scraping</w:t>
            </w:r>
            <w:proofErr w:type="spellEnd"/>
            <w:r>
              <w:t>, análisis y recolección de datos</w:t>
            </w:r>
            <w:r w:rsidR="008C6015">
              <w:t>,</w:t>
            </w:r>
            <w:r>
              <w:t xml:space="preserve"> que podrá usar para recopilar información de diferentes fuentes digitales en Internet</w:t>
            </w:r>
            <w:r w:rsidR="008C6015">
              <w:t>,</w:t>
            </w:r>
            <w:r>
              <w:t xml:space="preserve"> como buscadores, redes sociales y repositorios. Por ejemplo, la herramienta YouTube </w:t>
            </w:r>
            <w:r w:rsidR="008C6015">
              <w:t>D</w:t>
            </w:r>
            <w:r>
              <w:t xml:space="preserve">ata </w:t>
            </w:r>
            <w:r w:rsidR="008C6015">
              <w:t>T</w:t>
            </w:r>
            <w:r>
              <w:t xml:space="preserve">ools </w:t>
            </w:r>
            <w:r w:rsidR="008C6015">
              <w:t>sirve para</w:t>
            </w:r>
            <w:r>
              <w:t xml:space="preserve"> extraer información desde YouTube</w:t>
            </w:r>
            <w:r w:rsidR="008C6015">
              <w:t>,</w:t>
            </w:r>
            <w:r>
              <w:t xml:space="preserve"> usando la API de la plataforma. Entre los datos que se pueden </w:t>
            </w:r>
            <w:r w:rsidR="00F02221">
              <w:t>tomar</w:t>
            </w:r>
            <w:r w:rsidR="008C6015">
              <w:t>,</w:t>
            </w:r>
            <w:r>
              <w:t xml:space="preserve"> se encuentra la información de un canal de videos específico o los comentarios de los videos de </w:t>
            </w:r>
            <w:r w:rsidR="00F02221">
              <w:t xml:space="preserve">este </w:t>
            </w:r>
            <w:r>
              <w:t xml:space="preserve">canal. Este tipo de información puede ser </w:t>
            </w:r>
            <w:r w:rsidR="00F02221">
              <w:t>muy útil</w:t>
            </w:r>
            <w:r>
              <w:t xml:space="preserve"> al momento de realizar un estudio del grado de aceptación de una marca o empresa.</w:t>
            </w:r>
          </w:p>
          <w:p w14:paraId="17B0D3BF" w14:textId="725202A7" w:rsidR="00041349" w:rsidRDefault="00041349" w:rsidP="001E6694">
            <w:pPr>
              <w:pBdr>
                <w:top w:val="nil"/>
                <w:left w:val="nil"/>
                <w:bottom w:val="nil"/>
                <w:right w:val="nil"/>
                <w:between w:val="nil"/>
              </w:pBdr>
              <w:spacing w:after="120" w:line="240" w:lineRule="auto"/>
            </w:pPr>
            <w:r>
              <w:t xml:space="preserve">La consulta de ejemplo </w:t>
            </w:r>
            <w:r w:rsidR="00F02221">
              <w:t xml:space="preserve">que se presenta </w:t>
            </w:r>
            <w:r>
              <w:t xml:space="preserve">en la siguiente imagen arroja como resultados archivos CSV con la información básica del video consultado, </w:t>
            </w:r>
            <w:r w:rsidR="00F02221">
              <w:t xml:space="preserve">los </w:t>
            </w:r>
            <w:r>
              <w:t xml:space="preserve">comentarios, </w:t>
            </w:r>
            <w:r w:rsidR="00F02221">
              <w:t xml:space="preserve">los </w:t>
            </w:r>
            <w:r>
              <w:t>autores y la red de comentarios.</w:t>
            </w:r>
          </w:p>
          <w:p w14:paraId="17C5E417" w14:textId="77777777" w:rsidR="00632FC8" w:rsidRDefault="00632FC8" w:rsidP="00041349">
            <w:pPr>
              <w:pBdr>
                <w:top w:val="nil"/>
                <w:left w:val="nil"/>
                <w:bottom w:val="nil"/>
                <w:right w:val="nil"/>
                <w:between w:val="nil"/>
              </w:pBdr>
              <w:spacing w:after="120" w:line="240" w:lineRule="auto"/>
              <w:jc w:val="both"/>
            </w:pPr>
          </w:p>
          <w:p w14:paraId="51E1AFC7" w14:textId="2BEED1A9" w:rsidR="003042BA" w:rsidRPr="001E6694" w:rsidRDefault="009E7D66" w:rsidP="001E6694">
            <w:pPr>
              <w:pBdr>
                <w:top w:val="nil"/>
                <w:left w:val="nil"/>
                <w:bottom w:val="nil"/>
                <w:right w:val="nil"/>
                <w:between w:val="nil"/>
              </w:pBdr>
              <w:spacing w:line="240" w:lineRule="auto"/>
              <w:jc w:val="both"/>
              <w:rPr>
                <w:b/>
                <w:bCs/>
              </w:rPr>
            </w:pPr>
            <w:r w:rsidRPr="001E6694">
              <w:rPr>
                <w:b/>
                <w:bCs/>
              </w:rPr>
              <w:t xml:space="preserve">Figura </w:t>
            </w:r>
            <w:r w:rsidR="003042BA" w:rsidRPr="001E6694">
              <w:rPr>
                <w:b/>
                <w:bCs/>
              </w:rPr>
              <w:t>2</w:t>
            </w:r>
          </w:p>
          <w:p w14:paraId="0E58DC77" w14:textId="020E6B58" w:rsidR="003042BA" w:rsidRPr="001E6694" w:rsidRDefault="003042BA" w:rsidP="001E6694">
            <w:pPr>
              <w:pBdr>
                <w:top w:val="nil"/>
                <w:left w:val="nil"/>
                <w:bottom w:val="nil"/>
                <w:right w:val="nil"/>
                <w:between w:val="nil"/>
              </w:pBdr>
              <w:spacing w:line="240" w:lineRule="auto"/>
              <w:jc w:val="both"/>
              <w:rPr>
                <w:i/>
                <w:iCs/>
              </w:rPr>
            </w:pPr>
            <w:r w:rsidRPr="001E6694">
              <w:rPr>
                <w:i/>
                <w:iCs/>
              </w:rPr>
              <w:t>Interfaz herramienta YouTube Data Tools</w:t>
            </w:r>
          </w:p>
          <w:p w14:paraId="58D304B7" w14:textId="3E347AD5" w:rsidR="003042BA" w:rsidRDefault="003042BA" w:rsidP="003042BA">
            <w:pPr>
              <w:pBdr>
                <w:top w:val="nil"/>
                <w:left w:val="nil"/>
                <w:bottom w:val="nil"/>
                <w:right w:val="nil"/>
                <w:between w:val="nil"/>
              </w:pBdr>
              <w:spacing w:after="120" w:line="240" w:lineRule="auto"/>
              <w:jc w:val="center"/>
            </w:pPr>
            <w:r>
              <w:rPr>
                <w:noProof/>
                <w:lang w:val="en-US"/>
              </w:rPr>
              <w:lastRenderedPageBreak/>
              <w:drawing>
                <wp:inline distT="0" distB="0" distL="0" distR="0" wp14:anchorId="7E59218E" wp14:editId="3C693F2B">
                  <wp:extent cx="6273579" cy="334470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7790" cy="3352285"/>
                          </a:xfrm>
                          <a:prstGeom prst="rect">
                            <a:avLst/>
                          </a:prstGeom>
                          <a:noFill/>
                          <a:ln>
                            <a:noFill/>
                          </a:ln>
                        </pic:spPr>
                      </pic:pic>
                    </a:graphicData>
                  </a:graphic>
                </wp:inline>
              </w:drawing>
            </w:r>
          </w:p>
          <w:p w14:paraId="75D8C305" w14:textId="6260E365" w:rsidR="00800ECC" w:rsidRPr="00702C7D" w:rsidRDefault="00B166CC" w:rsidP="001E6694">
            <w:pPr>
              <w:pBdr>
                <w:top w:val="nil"/>
                <w:left w:val="nil"/>
                <w:bottom w:val="nil"/>
                <w:right w:val="nil"/>
                <w:between w:val="nil"/>
              </w:pBdr>
              <w:spacing w:after="120" w:line="240" w:lineRule="auto"/>
              <w:rPr>
                <w:b/>
                <w:bCs/>
                <w:i/>
                <w:sz w:val="18"/>
                <w:szCs w:val="18"/>
              </w:rPr>
            </w:pPr>
            <w:r w:rsidDel="00B166CC">
              <w:t xml:space="preserve"> </w:t>
            </w:r>
          </w:p>
          <w:p w14:paraId="17BE8A49" w14:textId="77777777" w:rsidR="00800ECC" w:rsidRDefault="00800ECC" w:rsidP="00B166CC">
            <w:pPr>
              <w:pBdr>
                <w:top w:val="nil"/>
                <w:left w:val="nil"/>
                <w:bottom w:val="nil"/>
                <w:right w:val="nil"/>
                <w:between w:val="nil"/>
              </w:pBdr>
              <w:spacing w:after="120" w:line="240" w:lineRule="auto"/>
            </w:pPr>
          </w:p>
          <w:p w14:paraId="37CC3FF6" w14:textId="02F66E8E" w:rsidR="00041349" w:rsidRDefault="00800ECC" w:rsidP="001E6694">
            <w:pPr>
              <w:widowControl w:val="0"/>
              <w:spacing w:line="240" w:lineRule="auto"/>
              <w:rPr>
                <w:color w:val="B7B7B7"/>
              </w:rPr>
            </w:pPr>
            <w:r>
              <w:rPr>
                <w:b/>
              </w:rPr>
              <w:t xml:space="preserve">Imagen: </w:t>
            </w:r>
            <w:r>
              <w:t>228131_i_13</w:t>
            </w:r>
          </w:p>
        </w:tc>
      </w:tr>
    </w:tbl>
    <w:p w14:paraId="5F21A175" w14:textId="621667ED" w:rsidR="00217133" w:rsidRDefault="00217133" w:rsidP="000D7050">
      <w:pPr>
        <w:pBdr>
          <w:top w:val="nil"/>
          <w:left w:val="nil"/>
          <w:bottom w:val="nil"/>
          <w:right w:val="nil"/>
          <w:between w:val="nil"/>
        </w:pBdr>
        <w:spacing w:after="120" w:line="240" w:lineRule="auto"/>
        <w:jc w:val="both"/>
      </w:pPr>
    </w:p>
    <w:p w14:paraId="0873789F" w14:textId="06CA6F31" w:rsidR="006C3798" w:rsidRDefault="006C3798" w:rsidP="000D7050">
      <w:pPr>
        <w:pBdr>
          <w:top w:val="nil"/>
          <w:left w:val="nil"/>
          <w:bottom w:val="nil"/>
          <w:right w:val="nil"/>
          <w:between w:val="nil"/>
        </w:pBdr>
        <w:spacing w:after="120" w:line="240" w:lineRule="auto"/>
        <w:jc w:val="both"/>
      </w:pPr>
    </w:p>
    <w:p w14:paraId="4CBA5417" w14:textId="5FF2B155" w:rsidR="00FA0EAE" w:rsidRDefault="00887D83" w:rsidP="000F5930">
      <w:pPr>
        <w:pStyle w:val="Ttulo2"/>
        <w:spacing w:before="360" w:after="120"/>
      </w:pPr>
      <w:r>
        <w:lastRenderedPageBreak/>
        <w:t xml:space="preserve">2.3. </w:t>
      </w:r>
      <w:r w:rsidR="009E2241" w:rsidRPr="006F1426">
        <w:t xml:space="preserve">Minería de datos: </w:t>
      </w:r>
      <w:r>
        <w:t>c</w:t>
      </w:r>
      <w:r w:rsidR="009E2241" w:rsidRPr="006F1426">
        <w:t>onceptos y herramientas</w:t>
      </w: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A0EAE" w14:paraId="134FA515" w14:textId="77777777" w:rsidTr="001664B4">
        <w:trPr>
          <w:trHeight w:val="580"/>
        </w:trPr>
        <w:tc>
          <w:tcPr>
            <w:tcW w:w="1432" w:type="dxa"/>
            <w:shd w:val="clear" w:color="auto" w:fill="C9DAF8"/>
            <w:tcMar>
              <w:top w:w="100" w:type="dxa"/>
              <w:left w:w="100" w:type="dxa"/>
              <w:bottom w:w="100" w:type="dxa"/>
              <w:right w:w="100" w:type="dxa"/>
            </w:tcMar>
          </w:tcPr>
          <w:p w14:paraId="1CE25119" w14:textId="77777777" w:rsidR="00FA0EAE" w:rsidRDefault="00FA0EAE"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314DDE23" w14:textId="77777777" w:rsidR="00FA0EAE" w:rsidRDefault="00FA0EAE" w:rsidP="001664B4">
            <w:pPr>
              <w:pStyle w:val="Ttulo"/>
              <w:jc w:val="center"/>
              <w:rPr>
                <w:sz w:val="22"/>
                <w:szCs w:val="22"/>
              </w:rPr>
            </w:pPr>
            <w:r>
              <w:rPr>
                <w:sz w:val="22"/>
                <w:szCs w:val="22"/>
              </w:rPr>
              <w:t>Cajón de texto de color</w:t>
            </w:r>
          </w:p>
        </w:tc>
      </w:tr>
      <w:tr w:rsidR="00FA0EAE" w14:paraId="5B8D5D8A" w14:textId="77777777" w:rsidTr="001664B4">
        <w:trPr>
          <w:trHeight w:val="420"/>
        </w:trPr>
        <w:tc>
          <w:tcPr>
            <w:tcW w:w="13412" w:type="dxa"/>
            <w:gridSpan w:val="2"/>
            <w:shd w:val="clear" w:color="auto" w:fill="auto"/>
            <w:tcMar>
              <w:top w:w="100" w:type="dxa"/>
              <w:left w:w="100" w:type="dxa"/>
              <w:bottom w:w="100" w:type="dxa"/>
              <w:right w:w="100" w:type="dxa"/>
            </w:tcMar>
          </w:tcPr>
          <w:p w14:paraId="2FD33901" w14:textId="79607579" w:rsidR="00FA0EAE" w:rsidRPr="00863612" w:rsidRDefault="00FA0EAE" w:rsidP="001E6694">
            <w:pPr>
              <w:pBdr>
                <w:top w:val="nil"/>
                <w:left w:val="nil"/>
                <w:bottom w:val="nil"/>
                <w:right w:val="nil"/>
                <w:between w:val="nil"/>
              </w:pBdr>
              <w:spacing w:after="120" w:line="240" w:lineRule="auto"/>
              <w:rPr>
                <w:bCs/>
              </w:rPr>
            </w:pPr>
            <w:r>
              <w:rPr>
                <w:bCs/>
              </w:rPr>
              <w:t>La minería de datos es el proceso de búsqueda</w:t>
            </w:r>
            <w:r w:rsidR="001042AD">
              <w:rPr>
                <w:bCs/>
              </w:rPr>
              <w:t xml:space="preserve"> y análisis</w:t>
            </w:r>
            <w:r>
              <w:rPr>
                <w:bCs/>
              </w:rPr>
              <w:t xml:space="preserve"> de información valiosa</w:t>
            </w:r>
            <w:r w:rsidR="001042AD">
              <w:rPr>
                <w:bCs/>
              </w:rPr>
              <w:t>, que se utiliza</w:t>
            </w:r>
            <w:r>
              <w:rPr>
                <w:bCs/>
              </w:rPr>
              <w:t xml:space="preserve"> en la toma de decisiones</w:t>
            </w:r>
            <w:r w:rsidR="001042AD">
              <w:rPr>
                <w:bCs/>
              </w:rPr>
              <w:t>.</w:t>
            </w:r>
            <w:r>
              <w:rPr>
                <w:bCs/>
              </w:rPr>
              <w:t xml:space="preserve"> </w:t>
            </w:r>
            <w:r w:rsidR="001042AD">
              <w:rPr>
                <w:bCs/>
              </w:rPr>
              <w:t>E</w:t>
            </w:r>
            <w:r>
              <w:rPr>
                <w:bCs/>
              </w:rPr>
              <w:t>st</w:t>
            </w:r>
            <w:r w:rsidR="00E20D67">
              <w:rPr>
                <w:bCs/>
              </w:rPr>
              <w:t>a forma de obtener información</w:t>
            </w:r>
            <w:r>
              <w:rPr>
                <w:bCs/>
              </w:rPr>
              <w:t xml:space="preserve"> se realiza en enormes cantidades de fuente</w:t>
            </w:r>
            <w:r w:rsidR="00E20D67">
              <w:rPr>
                <w:bCs/>
              </w:rPr>
              <w:t>s</w:t>
            </w:r>
            <w:r>
              <w:rPr>
                <w:bCs/>
              </w:rPr>
              <w:t xml:space="preserve"> que manejan las organizaciones. </w:t>
            </w:r>
            <w:r w:rsidR="00E20D67">
              <w:rPr>
                <w:bCs/>
              </w:rPr>
              <w:t>La</w:t>
            </w:r>
            <w:r>
              <w:rPr>
                <w:bCs/>
              </w:rPr>
              <w:t xml:space="preserve"> analogía con el concepto de </w:t>
            </w:r>
            <w:r w:rsidRPr="00B166CC">
              <w:rPr>
                <w:bCs/>
                <w:iCs/>
              </w:rPr>
              <w:t xml:space="preserve">minería </w:t>
            </w:r>
            <w:r w:rsidR="00E20D67">
              <w:rPr>
                <w:bCs/>
              </w:rPr>
              <w:t>se emplea</w:t>
            </w:r>
            <w:r>
              <w:rPr>
                <w:bCs/>
              </w:rPr>
              <w:t xml:space="preserve"> por su similitud en la búsqueda de riquezas y materiales valiosos.</w:t>
            </w:r>
          </w:p>
          <w:p w14:paraId="553EB08E" w14:textId="265B501B" w:rsidR="00FA0EAE" w:rsidRDefault="0014787C" w:rsidP="001E6694">
            <w:pPr>
              <w:pBdr>
                <w:top w:val="nil"/>
                <w:left w:val="nil"/>
                <w:bottom w:val="nil"/>
                <w:right w:val="nil"/>
                <w:between w:val="nil"/>
              </w:pBdr>
              <w:spacing w:after="120" w:line="240" w:lineRule="auto"/>
              <w:rPr>
                <w:bCs/>
              </w:rPr>
            </w:pPr>
            <w:r>
              <w:rPr>
                <w:bCs/>
              </w:rPr>
              <w:t>Sumado a lo anterior, l</w:t>
            </w:r>
            <w:r w:rsidR="00FA0EAE">
              <w:rPr>
                <w:bCs/>
              </w:rPr>
              <w:t xml:space="preserve">a minería de datos es un proceso que utiliza técnicas matemáticas, estadísticas y de aprendizaje de máquina para identificar y extraer información útil de enormes cantidades de datos </w:t>
            </w:r>
            <w:r>
              <w:rPr>
                <w:bCs/>
              </w:rPr>
              <w:t>que existen,</w:t>
            </w:r>
            <w:r w:rsidR="00FA0EAE">
              <w:rPr>
                <w:bCs/>
              </w:rPr>
              <w:t xml:space="preserve"> para luego convertir</w:t>
            </w:r>
            <w:r>
              <w:rPr>
                <w:bCs/>
              </w:rPr>
              <w:t>la</w:t>
            </w:r>
            <w:r w:rsidR="00FA0EAE">
              <w:rPr>
                <w:bCs/>
              </w:rPr>
              <w:t xml:space="preserve"> en conocimiento en forma de patrones</w:t>
            </w:r>
            <w:r w:rsidR="00B166CC">
              <w:rPr>
                <w:bCs/>
              </w:rPr>
              <w:t>,</w:t>
            </w:r>
            <w:r>
              <w:rPr>
                <w:bCs/>
              </w:rPr>
              <w:t xml:space="preserve"> (Rebollo, 2017)</w:t>
            </w:r>
            <w:r w:rsidR="00FA0EAE">
              <w:rPr>
                <w:bCs/>
              </w:rPr>
              <w:t xml:space="preserve">. Por ejemplo, </w:t>
            </w:r>
            <w:r>
              <w:rPr>
                <w:bCs/>
              </w:rPr>
              <w:t xml:space="preserve">se </w:t>
            </w:r>
            <w:r w:rsidR="00FA0EAE">
              <w:rPr>
                <w:bCs/>
              </w:rPr>
              <w:t>puede utiliza</w:t>
            </w:r>
            <w:r>
              <w:rPr>
                <w:bCs/>
              </w:rPr>
              <w:t>r</w:t>
            </w:r>
            <w:r w:rsidR="00FA0EAE">
              <w:rPr>
                <w:bCs/>
              </w:rPr>
              <w:t xml:space="preserve"> para procesar grandes cantidades de información de clientes </w:t>
            </w:r>
            <w:r>
              <w:rPr>
                <w:bCs/>
              </w:rPr>
              <w:t xml:space="preserve">e </w:t>
            </w:r>
            <w:r w:rsidR="00FA0EAE">
              <w:rPr>
                <w:bCs/>
              </w:rPr>
              <w:t xml:space="preserve">identificar </w:t>
            </w:r>
            <w:r>
              <w:rPr>
                <w:bCs/>
              </w:rPr>
              <w:t xml:space="preserve">sus </w:t>
            </w:r>
            <w:r w:rsidR="00FA0EAE">
              <w:rPr>
                <w:bCs/>
              </w:rPr>
              <w:t>hábitos de compra</w:t>
            </w:r>
            <w:r>
              <w:rPr>
                <w:bCs/>
              </w:rPr>
              <w:t>,</w:t>
            </w:r>
            <w:r w:rsidR="00FA0EAE">
              <w:rPr>
                <w:bCs/>
              </w:rPr>
              <w:t xml:space="preserve"> y así poder definir nuevos producto</w:t>
            </w:r>
            <w:r>
              <w:rPr>
                <w:bCs/>
              </w:rPr>
              <w:t xml:space="preserve">s y </w:t>
            </w:r>
            <w:r w:rsidR="00FA0EAE">
              <w:rPr>
                <w:bCs/>
              </w:rPr>
              <w:t xml:space="preserve">características </w:t>
            </w:r>
            <w:r>
              <w:rPr>
                <w:bCs/>
              </w:rPr>
              <w:t>o hacer</w:t>
            </w:r>
            <w:r w:rsidR="00FA0EAE">
              <w:rPr>
                <w:bCs/>
              </w:rPr>
              <w:t xml:space="preserve"> mejor</w:t>
            </w:r>
            <w:r>
              <w:rPr>
                <w:bCs/>
              </w:rPr>
              <w:t>a</w:t>
            </w:r>
            <w:r w:rsidR="00FA0EAE">
              <w:rPr>
                <w:bCs/>
              </w:rPr>
              <w:t xml:space="preserve">s en los productos </w:t>
            </w:r>
            <w:r>
              <w:rPr>
                <w:bCs/>
              </w:rPr>
              <w:t>que ya están en circulación</w:t>
            </w:r>
            <w:r w:rsidR="00FA0EAE">
              <w:rPr>
                <w:bCs/>
              </w:rPr>
              <w:t>.</w:t>
            </w:r>
          </w:p>
          <w:p w14:paraId="61082594" w14:textId="7B0990E4" w:rsidR="00FA0EAE" w:rsidRDefault="00FD0B53" w:rsidP="001E6694">
            <w:pPr>
              <w:pBdr>
                <w:top w:val="nil"/>
                <w:left w:val="nil"/>
                <w:bottom w:val="nil"/>
                <w:right w:val="nil"/>
                <w:between w:val="nil"/>
              </w:pBdr>
              <w:spacing w:after="120" w:line="240" w:lineRule="auto"/>
              <w:rPr>
                <w:bCs/>
              </w:rPr>
            </w:pPr>
            <w:r>
              <w:rPr>
                <w:bCs/>
              </w:rPr>
              <w:t xml:space="preserve">Este proceso </w:t>
            </w:r>
            <w:r w:rsidR="00FA0EAE">
              <w:rPr>
                <w:bCs/>
              </w:rPr>
              <w:t xml:space="preserve">se enfoca en </w:t>
            </w:r>
            <w:r w:rsidR="00C13206">
              <w:rPr>
                <w:bCs/>
              </w:rPr>
              <w:t>realizar</w:t>
            </w:r>
            <w:r w:rsidR="00FA0EAE">
              <w:rPr>
                <w:bCs/>
              </w:rPr>
              <w:t xml:space="preserve"> dos operaciones:</w:t>
            </w:r>
          </w:p>
          <w:p w14:paraId="1096917C" w14:textId="77777777" w:rsidR="00FA0EAE" w:rsidRPr="00FA0EAE" w:rsidRDefault="00FA0EAE" w:rsidP="001E6694">
            <w:pPr>
              <w:pStyle w:val="Prrafodelista"/>
              <w:numPr>
                <w:ilvl w:val="0"/>
                <w:numId w:val="16"/>
              </w:numPr>
              <w:pBdr>
                <w:top w:val="nil"/>
                <w:left w:val="nil"/>
                <w:bottom w:val="nil"/>
                <w:right w:val="nil"/>
                <w:between w:val="nil"/>
              </w:pBdr>
              <w:spacing w:after="120" w:line="240" w:lineRule="auto"/>
              <w:rPr>
                <w:bCs/>
              </w:rPr>
            </w:pPr>
            <w:r w:rsidRPr="00FA0EAE">
              <w:rPr>
                <w:bCs/>
              </w:rPr>
              <w:t>Predecir tendencias y comportamientos</w:t>
            </w:r>
          </w:p>
          <w:p w14:paraId="7B57F90A" w14:textId="77777777" w:rsidR="00FA0EAE" w:rsidRPr="00FA0EAE" w:rsidRDefault="00FA0EAE" w:rsidP="001E6694">
            <w:pPr>
              <w:pStyle w:val="Prrafodelista"/>
              <w:numPr>
                <w:ilvl w:val="0"/>
                <w:numId w:val="16"/>
              </w:numPr>
              <w:pBdr>
                <w:top w:val="nil"/>
                <w:left w:val="nil"/>
                <w:bottom w:val="nil"/>
                <w:right w:val="nil"/>
                <w:between w:val="nil"/>
              </w:pBdr>
              <w:spacing w:after="120" w:line="240" w:lineRule="auto"/>
              <w:rPr>
                <w:bCs/>
              </w:rPr>
            </w:pPr>
            <w:r w:rsidRPr="00FA0EAE">
              <w:rPr>
                <w:bCs/>
              </w:rPr>
              <w:t>Identificar patrones previamente desconocidos</w:t>
            </w:r>
          </w:p>
          <w:p w14:paraId="1DE055F1" w14:textId="25D23F7F" w:rsidR="00FA0EAE" w:rsidRDefault="00FA0EAE" w:rsidP="00BD23F3">
            <w:pPr>
              <w:pBdr>
                <w:top w:val="nil"/>
                <w:left w:val="nil"/>
                <w:bottom w:val="nil"/>
                <w:right w:val="nil"/>
                <w:between w:val="nil"/>
              </w:pBdr>
              <w:spacing w:after="120" w:line="240" w:lineRule="auto"/>
              <w:rPr>
                <w:bCs/>
              </w:rPr>
            </w:pPr>
            <w:r>
              <w:rPr>
                <w:bCs/>
              </w:rPr>
              <w:t xml:space="preserve">Un ejemplo de la aplicación de la minería de datos para la identificación de patrones es la detección de transacciones fraudulentas con tarjetas de crédito. Conforme se </w:t>
            </w:r>
            <w:r w:rsidR="00C13206">
              <w:rPr>
                <w:bCs/>
              </w:rPr>
              <w:t>utiliza</w:t>
            </w:r>
            <w:r>
              <w:rPr>
                <w:bCs/>
              </w:rPr>
              <w:t xml:space="preserve"> una tarjeta de crédito de manera normal y periódica</w:t>
            </w:r>
            <w:r w:rsidR="00C13206">
              <w:rPr>
                <w:bCs/>
              </w:rPr>
              <w:t>,</w:t>
            </w:r>
            <w:r>
              <w:rPr>
                <w:bCs/>
              </w:rPr>
              <w:t xml:space="preserve"> se identifican en estos usos patrones de hábitos de compra, lugares de uso</w:t>
            </w:r>
            <w:r w:rsidR="00C13206">
              <w:rPr>
                <w:bCs/>
              </w:rPr>
              <w:t xml:space="preserve"> y</w:t>
            </w:r>
            <w:r>
              <w:rPr>
                <w:bCs/>
              </w:rPr>
              <w:t xml:space="preserve"> cantidades de dinero retiradas o gastadas en compras. </w:t>
            </w:r>
            <w:r w:rsidR="00C13206">
              <w:rPr>
                <w:bCs/>
              </w:rPr>
              <w:t>Cuando</w:t>
            </w:r>
            <w:r>
              <w:rPr>
                <w:bCs/>
              </w:rPr>
              <w:t xml:space="preserve"> esta tarjeta </w:t>
            </w:r>
            <w:r w:rsidR="00C13206">
              <w:rPr>
                <w:bCs/>
              </w:rPr>
              <w:t>se roba</w:t>
            </w:r>
            <w:r>
              <w:rPr>
                <w:bCs/>
              </w:rPr>
              <w:t xml:space="preserve"> o</w:t>
            </w:r>
            <w:r w:rsidR="00C13206">
              <w:rPr>
                <w:bCs/>
              </w:rPr>
              <w:t xml:space="preserve"> se pierde</w:t>
            </w:r>
            <w:r>
              <w:rPr>
                <w:bCs/>
              </w:rPr>
              <w:t xml:space="preserve"> y </w:t>
            </w:r>
            <w:r w:rsidR="00C13206">
              <w:rPr>
                <w:bCs/>
              </w:rPr>
              <w:t xml:space="preserve">se emplea </w:t>
            </w:r>
            <w:r>
              <w:rPr>
                <w:bCs/>
              </w:rPr>
              <w:t>de forma fraudulenta, su nuevo uso tendrá un patrón diferente al acostumbrado</w:t>
            </w:r>
            <w:r w:rsidR="00C13206">
              <w:rPr>
                <w:bCs/>
              </w:rPr>
              <w:t>, lo cual</w:t>
            </w:r>
            <w:r>
              <w:rPr>
                <w:bCs/>
              </w:rPr>
              <w:t xml:space="preserve"> </w:t>
            </w:r>
            <w:r w:rsidR="00DF7ED0">
              <w:rPr>
                <w:bCs/>
              </w:rPr>
              <w:t>generará</w:t>
            </w:r>
            <w:r>
              <w:rPr>
                <w:bCs/>
              </w:rPr>
              <w:t xml:space="preserve"> alertas al cliente o bloqueos por seguridad.</w:t>
            </w:r>
          </w:p>
          <w:p w14:paraId="717CCB3A" w14:textId="60EFDBE9" w:rsidR="003102B3" w:rsidRPr="003102B3" w:rsidRDefault="003102B3" w:rsidP="001E6694">
            <w:pPr>
              <w:pBdr>
                <w:top w:val="nil"/>
                <w:left w:val="nil"/>
                <w:bottom w:val="nil"/>
                <w:right w:val="nil"/>
                <w:between w:val="nil"/>
              </w:pBdr>
              <w:spacing w:after="120" w:line="240" w:lineRule="auto"/>
              <w:jc w:val="both"/>
              <w:rPr>
                <w:bCs/>
              </w:rPr>
            </w:pPr>
            <w:r w:rsidRPr="003102B3">
              <w:rPr>
                <w:b/>
              </w:rPr>
              <w:t>Herramientas para la minería de datos:</w:t>
            </w:r>
            <w:r>
              <w:rPr>
                <w:bCs/>
              </w:rPr>
              <w:t xml:space="preserve"> </w:t>
            </w:r>
            <w:r w:rsidR="00BD23F3">
              <w:rPr>
                <w:bCs/>
              </w:rPr>
              <w:t>e</w:t>
            </w:r>
            <w:r>
              <w:rPr>
                <w:bCs/>
              </w:rPr>
              <w:t>xisten diversas metodologías y marcos de trabajo para los proyectos de minería de datos. Uno de los modelos más utilizado</w:t>
            </w:r>
            <w:r w:rsidR="00BD23F3">
              <w:rPr>
                <w:bCs/>
              </w:rPr>
              <w:t>s</w:t>
            </w:r>
            <w:r>
              <w:rPr>
                <w:bCs/>
              </w:rPr>
              <w:t xml:space="preserve"> y aceptado</w:t>
            </w:r>
            <w:r w:rsidR="00BD23F3">
              <w:rPr>
                <w:bCs/>
              </w:rPr>
              <w:t>s</w:t>
            </w:r>
            <w:r>
              <w:rPr>
                <w:bCs/>
              </w:rPr>
              <w:t xml:space="preserve"> por investigadores, científicos de datos, desarrolladores y usuarios</w:t>
            </w:r>
            <w:r w:rsidR="00BD23F3">
              <w:rPr>
                <w:bCs/>
              </w:rPr>
              <w:t xml:space="preserve"> es</w:t>
            </w:r>
            <w:r>
              <w:rPr>
                <w:bCs/>
              </w:rPr>
              <w:t xml:space="preserve"> CRISP-DM</w:t>
            </w:r>
            <w:r w:rsidR="006D0992">
              <w:rPr>
                <w:bCs/>
              </w:rPr>
              <w:t xml:space="preserve"> (</w:t>
            </w:r>
            <w:r w:rsidR="006D0992" w:rsidRPr="001E6694">
              <w:rPr>
                <w:bCs/>
                <w:i/>
              </w:rPr>
              <w:t xml:space="preserve">Cross </w:t>
            </w:r>
            <w:proofErr w:type="spellStart"/>
            <w:r w:rsidR="006D0992" w:rsidRPr="001E6694">
              <w:rPr>
                <w:bCs/>
                <w:i/>
              </w:rPr>
              <w:t>Industry</w:t>
            </w:r>
            <w:proofErr w:type="spellEnd"/>
            <w:r w:rsidR="006D0992" w:rsidRPr="001E6694">
              <w:rPr>
                <w:bCs/>
                <w:i/>
              </w:rPr>
              <w:t xml:space="preserve"> Standard </w:t>
            </w:r>
            <w:proofErr w:type="spellStart"/>
            <w:r w:rsidR="006D0992" w:rsidRPr="001E6694">
              <w:rPr>
                <w:bCs/>
                <w:i/>
              </w:rPr>
              <w:t>Process</w:t>
            </w:r>
            <w:proofErr w:type="spellEnd"/>
            <w:r w:rsidR="006D0992" w:rsidRPr="001E6694">
              <w:rPr>
                <w:bCs/>
                <w:i/>
              </w:rPr>
              <w:t xml:space="preserve"> </w:t>
            </w:r>
            <w:proofErr w:type="spellStart"/>
            <w:r w:rsidR="006D0992" w:rsidRPr="001E6694">
              <w:rPr>
                <w:bCs/>
                <w:i/>
              </w:rPr>
              <w:t>for</w:t>
            </w:r>
            <w:proofErr w:type="spellEnd"/>
            <w:r w:rsidR="006D0992" w:rsidRPr="001E6694">
              <w:rPr>
                <w:bCs/>
                <w:i/>
              </w:rPr>
              <w:t xml:space="preserve"> Data </w:t>
            </w:r>
            <w:proofErr w:type="spellStart"/>
            <w:r w:rsidR="006D0992" w:rsidRPr="001E6694">
              <w:rPr>
                <w:bCs/>
                <w:i/>
              </w:rPr>
              <w:t>Mining</w:t>
            </w:r>
            <w:proofErr w:type="spellEnd"/>
            <w:r w:rsidR="006D0992">
              <w:rPr>
                <w:bCs/>
              </w:rPr>
              <w:t>)</w:t>
            </w:r>
            <w:r w:rsidR="00BD23F3">
              <w:rPr>
                <w:bCs/>
              </w:rPr>
              <w:t>, que fue</w:t>
            </w:r>
            <w:r>
              <w:rPr>
                <w:bCs/>
              </w:rPr>
              <w:t xml:space="preserve"> propuesto en los años noventa por un consorcio europeo de empresas. Esta metodología plantea un ciclo de vida compuesto </w:t>
            </w:r>
            <w:r w:rsidR="00BD23F3">
              <w:rPr>
                <w:bCs/>
              </w:rPr>
              <w:t>por</w:t>
            </w:r>
            <w:r>
              <w:rPr>
                <w:bCs/>
              </w:rPr>
              <w:t xml:space="preserve"> seis etapas secuenciales (se ejecuta una después de la otra)</w:t>
            </w:r>
            <w:r w:rsidR="00BD23F3">
              <w:rPr>
                <w:bCs/>
              </w:rPr>
              <w:t>, donde</w:t>
            </w:r>
            <w:r>
              <w:rPr>
                <w:bCs/>
              </w:rPr>
              <w:t xml:space="preserve"> es común la retroalimentación y el retorno a fases previas según se avanza en el proceso.</w:t>
            </w:r>
          </w:p>
        </w:tc>
      </w:tr>
    </w:tbl>
    <w:p w14:paraId="491DF239" w14:textId="77777777" w:rsidR="00FA0EAE" w:rsidRDefault="00FA0EAE" w:rsidP="00FA0EAE">
      <w:pPr>
        <w:pBdr>
          <w:top w:val="nil"/>
          <w:left w:val="nil"/>
          <w:bottom w:val="nil"/>
          <w:right w:val="nil"/>
          <w:between w:val="nil"/>
        </w:pBdr>
        <w:spacing w:after="120" w:line="240" w:lineRule="auto"/>
      </w:pPr>
    </w:p>
    <w:p w14:paraId="039263E9" w14:textId="220F8E01" w:rsidR="00EE745B" w:rsidRDefault="00EE745B">
      <w:pPr>
        <w:pBdr>
          <w:top w:val="nil"/>
          <w:left w:val="nil"/>
          <w:bottom w:val="nil"/>
          <w:right w:val="nil"/>
          <w:between w:val="nil"/>
        </w:pBdr>
        <w:spacing w:after="120" w:line="240" w:lineRule="auto"/>
        <w:rPr>
          <w:b/>
        </w:rPr>
      </w:pPr>
    </w:p>
    <w:tbl>
      <w:tblPr>
        <w:tblStyle w:val="aff5"/>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EE745B" w14:paraId="59BC99F3" w14:textId="77777777" w:rsidTr="001664B4">
        <w:tc>
          <w:tcPr>
            <w:tcW w:w="4093" w:type="dxa"/>
            <w:shd w:val="clear" w:color="auto" w:fill="C9DAF8"/>
            <w:tcMar>
              <w:top w:w="100" w:type="dxa"/>
              <w:left w:w="100" w:type="dxa"/>
              <w:bottom w:w="100" w:type="dxa"/>
              <w:right w:w="100" w:type="dxa"/>
            </w:tcMar>
          </w:tcPr>
          <w:p w14:paraId="0628399B" w14:textId="77777777" w:rsidR="00EE745B" w:rsidRDefault="00EE745B" w:rsidP="001664B4">
            <w:pPr>
              <w:widowControl w:val="0"/>
              <w:pBdr>
                <w:top w:val="nil"/>
                <w:left w:val="nil"/>
                <w:bottom w:val="nil"/>
                <w:right w:val="nil"/>
                <w:between w:val="nil"/>
              </w:pBdr>
              <w:spacing w:line="240" w:lineRule="auto"/>
              <w:jc w:val="center"/>
              <w:rPr>
                <w:b/>
              </w:rPr>
            </w:pPr>
            <w:r>
              <w:rPr>
                <w:b/>
              </w:rPr>
              <w:t>Tipo de recurso</w:t>
            </w:r>
          </w:p>
        </w:tc>
        <w:tc>
          <w:tcPr>
            <w:tcW w:w="9319" w:type="dxa"/>
            <w:shd w:val="clear" w:color="auto" w:fill="C9DAF8"/>
            <w:tcMar>
              <w:top w:w="100" w:type="dxa"/>
              <w:left w:w="100" w:type="dxa"/>
              <w:bottom w:w="100" w:type="dxa"/>
              <w:right w:w="100" w:type="dxa"/>
            </w:tcMar>
          </w:tcPr>
          <w:p w14:paraId="503699F1" w14:textId="77777777" w:rsidR="00EE745B" w:rsidRDefault="00EE745B" w:rsidP="001664B4">
            <w:pPr>
              <w:pStyle w:val="Ttulo"/>
              <w:widowControl w:val="0"/>
              <w:spacing w:line="240" w:lineRule="auto"/>
              <w:jc w:val="center"/>
              <w:rPr>
                <w:sz w:val="22"/>
                <w:szCs w:val="22"/>
              </w:rPr>
            </w:pPr>
            <w:r>
              <w:rPr>
                <w:sz w:val="22"/>
                <w:szCs w:val="22"/>
              </w:rPr>
              <w:t>Infografía estática</w:t>
            </w:r>
          </w:p>
        </w:tc>
      </w:tr>
      <w:tr w:rsidR="00EE745B" w14:paraId="1FEACE42" w14:textId="77777777" w:rsidTr="001664B4">
        <w:tc>
          <w:tcPr>
            <w:tcW w:w="4093" w:type="dxa"/>
            <w:shd w:val="clear" w:color="auto" w:fill="auto"/>
            <w:tcMar>
              <w:top w:w="100" w:type="dxa"/>
              <w:left w:w="100" w:type="dxa"/>
              <w:bottom w:w="100" w:type="dxa"/>
              <w:right w:w="100" w:type="dxa"/>
            </w:tcMar>
          </w:tcPr>
          <w:p w14:paraId="336AF298" w14:textId="77777777" w:rsidR="00EE745B" w:rsidRDefault="00EE745B" w:rsidP="001664B4">
            <w:pPr>
              <w:widowControl w:val="0"/>
              <w:pBdr>
                <w:top w:val="nil"/>
                <w:left w:val="nil"/>
                <w:bottom w:val="nil"/>
                <w:right w:val="nil"/>
                <w:between w:val="nil"/>
              </w:pBdr>
              <w:spacing w:line="240" w:lineRule="auto"/>
              <w:rPr>
                <w:b/>
                <w:highlight w:val="yellow"/>
              </w:rPr>
            </w:pPr>
            <w:r>
              <w:rPr>
                <w:b/>
              </w:rPr>
              <w:t>Texto introductorio</w:t>
            </w:r>
          </w:p>
        </w:tc>
        <w:tc>
          <w:tcPr>
            <w:tcW w:w="9319" w:type="dxa"/>
            <w:shd w:val="clear" w:color="auto" w:fill="auto"/>
            <w:tcMar>
              <w:top w:w="100" w:type="dxa"/>
              <w:left w:w="100" w:type="dxa"/>
              <w:bottom w:w="100" w:type="dxa"/>
              <w:right w:w="100" w:type="dxa"/>
            </w:tcMar>
          </w:tcPr>
          <w:p w14:paraId="28E9799A" w14:textId="6CD45521" w:rsidR="00EE745B" w:rsidRDefault="00BD23F3">
            <w:pPr>
              <w:widowControl w:val="0"/>
              <w:pBdr>
                <w:top w:val="nil"/>
                <w:left w:val="nil"/>
                <w:bottom w:val="nil"/>
                <w:right w:val="nil"/>
                <w:between w:val="nil"/>
              </w:pBdr>
              <w:spacing w:line="240" w:lineRule="auto"/>
              <w:rPr>
                <w:color w:val="999999"/>
              </w:rPr>
            </w:pPr>
            <w:r>
              <w:rPr>
                <w:bCs/>
              </w:rPr>
              <w:t>Como ya se mencionó, existen seis etapas secuenciales en el ciclo de vida del modelo CRISP-DM. Estas se ilustran a continuación, de la siguiente manera:</w:t>
            </w:r>
          </w:p>
        </w:tc>
      </w:tr>
      <w:tr w:rsidR="00EE745B" w14:paraId="2DCFD0B1" w14:textId="77777777" w:rsidTr="001664B4">
        <w:trPr>
          <w:trHeight w:val="420"/>
        </w:trPr>
        <w:tc>
          <w:tcPr>
            <w:tcW w:w="13412" w:type="dxa"/>
            <w:gridSpan w:val="2"/>
            <w:shd w:val="clear" w:color="auto" w:fill="auto"/>
            <w:tcMar>
              <w:top w:w="100" w:type="dxa"/>
              <w:left w:w="100" w:type="dxa"/>
              <w:bottom w:w="100" w:type="dxa"/>
              <w:right w:w="100" w:type="dxa"/>
            </w:tcMar>
          </w:tcPr>
          <w:p w14:paraId="652D85CB" w14:textId="1E729A55" w:rsidR="00F70A39" w:rsidRPr="00EE745B" w:rsidRDefault="00F70A39" w:rsidP="00F70A39">
            <w:pPr>
              <w:widowControl w:val="0"/>
              <w:spacing w:line="240" w:lineRule="auto"/>
              <w:jc w:val="center"/>
              <w:rPr>
                <w:bCs/>
              </w:rPr>
            </w:pPr>
            <w:r>
              <w:rPr>
                <w:noProof/>
                <w:lang w:val="en-US"/>
              </w:rPr>
              <w:drawing>
                <wp:inline distT="0" distB="0" distL="0" distR="0" wp14:anchorId="2D9783B3" wp14:editId="28A4352F">
                  <wp:extent cx="3086100" cy="3086100"/>
                  <wp:effectExtent l="0" t="0" r="0" b="0"/>
                  <wp:docPr id="6" name="Imagen 6" descr="Ciclo de vida de minerí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minería de dat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5BB2978C" w14:textId="2D7835F7" w:rsidR="00EE745B" w:rsidRPr="00FE2B7F" w:rsidRDefault="00FE2B7F">
            <w:pPr>
              <w:spacing w:after="120" w:line="240" w:lineRule="auto"/>
            </w:pPr>
            <w:r w:rsidRPr="00FE2B7F">
              <w:t xml:space="preserve">Fuente: </w:t>
            </w:r>
            <w:hyperlink w:history="1"/>
            <w:hyperlink r:id="rId52" w:history="1">
              <w:r w:rsidR="00756ADB" w:rsidRPr="00374DDC">
                <w:rPr>
                  <w:rStyle w:val="Hipervnculo"/>
                </w:rPr>
                <w:t>https://www.ibm.com/docs/es/SS3RA7_sub/modeler_crispdm_ddita/clementine/images/crisp_process.jpg</w:t>
              </w:r>
            </w:hyperlink>
            <w:r w:rsidR="00756ADB">
              <w:t xml:space="preserve"> </w:t>
            </w:r>
          </w:p>
          <w:p w14:paraId="79D1C6B5" w14:textId="77777777" w:rsidR="00756ADB" w:rsidRDefault="00756ADB" w:rsidP="00EE745B">
            <w:pPr>
              <w:spacing w:after="120" w:line="240" w:lineRule="auto"/>
            </w:pPr>
          </w:p>
          <w:p w14:paraId="46EDD9F8" w14:textId="77BB1666" w:rsidR="00EE745B" w:rsidRDefault="00EE745B" w:rsidP="001E6694">
            <w:pPr>
              <w:spacing w:after="120" w:line="240" w:lineRule="auto"/>
              <w:rPr>
                <w:color w:val="666666"/>
              </w:rPr>
            </w:pPr>
            <w:commentRangeStart w:id="14"/>
            <w:r>
              <w:t xml:space="preserve">Nota: </w:t>
            </w:r>
            <w:commentRangeEnd w:id="14"/>
            <w:r>
              <w:rPr>
                <w:rStyle w:val="Refdecomentario"/>
              </w:rPr>
              <w:commentReference w:id="14"/>
            </w:r>
          </w:p>
        </w:tc>
      </w:tr>
      <w:tr w:rsidR="00EE745B" w14:paraId="32E9B9F7" w14:textId="77777777" w:rsidTr="001E6694">
        <w:trPr>
          <w:trHeight w:val="348"/>
        </w:trPr>
        <w:tc>
          <w:tcPr>
            <w:tcW w:w="4093" w:type="dxa"/>
            <w:shd w:val="clear" w:color="auto" w:fill="auto"/>
            <w:tcMar>
              <w:top w:w="100" w:type="dxa"/>
              <w:left w:w="100" w:type="dxa"/>
              <w:bottom w:w="100" w:type="dxa"/>
              <w:right w:w="100" w:type="dxa"/>
            </w:tcMar>
          </w:tcPr>
          <w:p w14:paraId="1885E8BA" w14:textId="77777777" w:rsidR="00EE745B" w:rsidRDefault="00EE745B" w:rsidP="001664B4">
            <w:pPr>
              <w:widowControl w:val="0"/>
              <w:pBdr>
                <w:top w:val="nil"/>
                <w:left w:val="nil"/>
                <w:bottom w:val="nil"/>
                <w:right w:val="nil"/>
                <w:between w:val="nil"/>
              </w:pBdr>
              <w:spacing w:line="240" w:lineRule="auto"/>
              <w:rPr>
                <w:b/>
              </w:rPr>
            </w:pPr>
            <w:r>
              <w:rPr>
                <w:b/>
              </w:rPr>
              <w:lastRenderedPageBreak/>
              <w:t>Código de la imagen</w:t>
            </w:r>
          </w:p>
        </w:tc>
        <w:tc>
          <w:tcPr>
            <w:tcW w:w="9319" w:type="dxa"/>
            <w:shd w:val="clear" w:color="auto" w:fill="auto"/>
            <w:tcMar>
              <w:top w:w="100" w:type="dxa"/>
              <w:left w:w="100" w:type="dxa"/>
              <w:bottom w:w="100" w:type="dxa"/>
              <w:right w:w="100" w:type="dxa"/>
            </w:tcMar>
          </w:tcPr>
          <w:p w14:paraId="643DD38D" w14:textId="5F5746CE" w:rsidR="00EE745B" w:rsidRDefault="00900E23" w:rsidP="001664B4">
            <w:pPr>
              <w:widowControl w:val="0"/>
              <w:pBdr>
                <w:top w:val="nil"/>
                <w:left w:val="nil"/>
                <w:bottom w:val="nil"/>
                <w:right w:val="nil"/>
                <w:between w:val="nil"/>
              </w:pBdr>
              <w:spacing w:line="240" w:lineRule="auto"/>
            </w:pPr>
            <w:r w:rsidRPr="00900E23">
              <w:t>228131_i_14</w:t>
            </w:r>
          </w:p>
        </w:tc>
      </w:tr>
    </w:tbl>
    <w:p w14:paraId="61818BE7" w14:textId="3B7A719F" w:rsidR="00D83E22" w:rsidRDefault="00D83E22" w:rsidP="002F4373">
      <w:pPr>
        <w:pBdr>
          <w:top w:val="nil"/>
          <w:left w:val="nil"/>
          <w:bottom w:val="nil"/>
          <w:right w:val="nil"/>
          <w:between w:val="nil"/>
        </w:pBdr>
        <w:spacing w:after="120" w:line="240" w:lineRule="auto"/>
        <w:rPr>
          <w:bCs/>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FE2B7F" w14:paraId="6918B400" w14:textId="77777777" w:rsidTr="001664B4">
        <w:trPr>
          <w:trHeight w:val="580"/>
        </w:trPr>
        <w:tc>
          <w:tcPr>
            <w:tcW w:w="1432" w:type="dxa"/>
            <w:shd w:val="clear" w:color="auto" w:fill="C9DAF8"/>
            <w:tcMar>
              <w:top w:w="100" w:type="dxa"/>
              <w:left w:w="100" w:type="dxa"/>
              <w:bottom w:w="100" w:type="dxa"/>
              <w:right w:w="100" w:type="dxa"/>
            </w:tcMar>
          </w:tcPr>
          <w:p w14:paraId="0F231A81" w14:textId="77777777" w:rsidR="00FE2B7F" w:rsidRDefault="00FE2B7F"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50BC7671" w14:textId="77777777" w:rsidR="00FE2B7F" w:rsidRDefault="00FE2B7F" w:rsidP="001664B4">
            <w:pPr>
              <w:pStyle w:val="Ttulo"/>
              <w:jc w:val="center"/>
              <w:rPr>
                <w:sz w:val="22"/>
                <w:szCs w:val="22"/>
              </w:rPr>
            </w:pPr>
            <w:r>
              <w:rPr>
                <w:sz w:val="22"/>
                <w:szCs w:val="22"/>
              </w:rPr>
              <w:t>Cajón de texto de color</w:t>
            </w:r>
          </w:p>
        </w:tc>
      </w:tr>
      <w:tr w:rsidR="00FE2B7F" w:rsidRPr="00365958" w14:paraId="67A44CC1" w14:textId="77777777" w:rsidTr="001664B4">
        <w:trPr>
          <w:trHeight w:val="420"/>
        </w:trPr>
        <w:tc>
          <w:tcPr>
            <w:tcW w:w="13412" w:type="dxa"/>
            <w:gridSpan w:val="2"/>
            <w:shd w:val="clear" w:color="auto" w:fill="auto"/>
            <w:tcMar>
              <w:top w:w="100" w:type="dxa"/>
              <w:left w:w="100" w:type="dxa"/>
              <w:bottom w:w="100" w:type="dxa"/>
              <w:right w:w="100" w:type="dxa"/>
            </w:tcMar>
          </w:tcPr>
          <w:p w14:paraId="73D33546" w14:textId="237D8BA8" w:rsidR="00FE2B7F" w:rsidRPr="00FE2B7F" w:rsidRDefault="00FE2B7F" w:rsidP="00FE2B7F">
            <w:pPr>
              <w:pBdr>
                <w:top w:val="nil"/>
                <w:left w:val="nil"/>
                <w:bottom w:val="nil"/>
                <w:right w:val="nil"/>
                <w:between w:val="nil"/>
              </w:pBdr>
              <w:spacing w:after="120" w:line="240" w:lineRule="auto"/>
              <w:rPr>
                <w:b/>
                <w:lang w:val="es-ES"/>
              </w:rPr>
            </w:pPr>
            <w:r w:rsidRPr="00B166CC">
              <w:rPr>
                <w:b/>
              </w:rPr>
              <w:t xml:space="preserve">Llamado a la </w:t>
            </w:r>
            <w:proofErr w:type="spellStart"/>
            <w:r w:rsidRPr="00B166CC">
              <w:rPr>
                <w:b/>
              </w:rPr>
              <w:t>acci</w:t>
            </w:r>
            <w:r w:rsidR="00B166CC">
              <w:rPr>
                <w:b/>
                <w:lang w:val="es-ES"/>
              </w:rPr>
              <w:t>ón</w:t>
            </w:r>
            <w:proofErr w:type="spellEnd"/>
          </w:p>
          <w:p w14:paraId="08AFB126" w14:textId="7F919E38" w:rsidR="00FE2B7F" w:rsidRDefault="00FE2B7F" w:rsidP="00FE2B7F">
            <w:pPr>
              <w:pBdr>
                <w:top w:val="nil"/>
                <w:left w:val="nil"/>
                <w:bottom w:val="nil"/>
                <w:right w:val="nil"/>
                <w:between w:val="nil"/>
              </w:pBdr>
              <w:spacing w:after="120" w:line="240" w:lineRule="auto"/>
              <w:rPr>
                <w:bCs/>
              </w:rPr>
            </w:pPr>
            <w:r>
              <w:rPr>
                <w:bCs/>
              </w:rPr>
              <w:t xml:space="preserve">Si desea conocer más herramientas tanto de </w:t>
            </w:r>
            <w:r w:rsidRPr="001E6694">
              <w:rPr>
                <w:bCs/>
                <w:i/>
              </w:rPr>
              <w:t>software</w:t>
            </w:r>
            <w:r>
              <w:rPr>
                <w:bCs/>
              </w:rPr>
              <w:t xml:space="preserve"> propietario (pagas) como de código abierto</w:t>
            </w:r>
            <w:r w:rsidR="001F3A10">
              <w:rPr>
                <w:bCs/>
              </w:rPr>
              <w:t>,</w:t>
            </w:r>
            <w:r>
              <w:rPr>
                <w:bCs/>
              </w:rPr>
              <w:t xml:space="preserve"> que se pueden emplear para los procesos de minería de datos</w:t>
            </w:r>
            <w:r w:rsidR="001F3A10">
              <w:rPr>
                <w:bCs/>
              </w:rPr>
              <w:t>,</w:t>
            </w:r>
            <w:r>
              <w:rPr>
                <w:bCs/>
              </w:rPr>
              <w:t xml:space="preserve"> </w:t>
            </w:r>
            <w:r w:rsidR="001F3A10">
              <w:rPr>
                <w:bCs/>
              </w:rPr>
              <w:t>v</w:t>
            </w:r>
            <w:r>
              <w:rPr>
                <w:bCs/>
              </w:rPr>
              <w:t>isite los siguientes enlaces:</w:t>
            </w:r>
          </w:p>
          <w:p w14:paraId="572BB5E0" w14:textId="77777777" w:rsidR="00FE2B7F" w:rsidRPr="001E6694" w:rsidRDefault="00FE2B7F" w:rsidP="00FE2B7F">
            <w:pPr>
              <w:pBdr>
                <w:top w:val="nil"/>
                <w:left w:val="nil"/>
                <w:bottom w:val="nil"/>
                <w:right w:val="nil"/>
                <w:between w:val="nil"/>
              </w:pBdr>
              <w:spacing w:after="120" w:line="240" w:lineRule="auto"/>
              <w:rPr>
                <w:bCs/>
                <w:lang w:val="en-US"/>
              </w:rPr>
            </w:pPr>
            <w:r w:rsidRPr="001E6694">
              <w:rPr>
                <w:bCs/>
                <w:lang w:val="en-US"/>
              </w:rPr>
              <w:t xml:space="preserve">SPSS: </w:t>
            </w:r>
            <w:hyperlink r:id="rId53" w:history="1">
              <w:r w:rsidRPr="001E6694">
                <w:rPr>
                  <w:rStyle w:val="Hipervnculo"/>
                  <w:bCs/>
                  <w:lang w:val="en-US"/>
                </w:rPr>
                <w:t>https://www.ibm.com/products/spss-statistics</w:t>
              </w:r>
            </w:hyperlink>
            <w:r w:rsidRPr="001E6694">
              <w:rPr>
                <w:bCs/>
                <w:lang w:val="en-US"/>
              </w:rPr>
              <w:t xml:space="preserve"> </w:t>
            </w:r>
          </w:p>
          <w:p w14:paraId="42ED3F9F" w14:textId="77777777" w:rsidR="00FE2B7F" w:rsidRDefault="00FE2B7F" w:rsidP="00FE2B7F">
            <w:pPr>
              <w:pBdr>
                <w:top w:val="nil"/>
                <w:left w:val="nil"/>
                <w:bottom w:val="nil"/>
                <w:right w:val="nil"/>
                <w:between w:val="nil"/>
              </w:pBdr>
              <w:spacing w:after="120" w:line="240" w:lineRule="auto"/>
              <w:rPr>
                <w:bCs/>
              </w:rPr>
            </w:pPr>
            <w:r>
              <w:rPr>
                <w:bCs/>
              </w:rPr>
              <w:t xml:space="preserve">SAS: </w:t>
            </w:r>
            <w:hyperlink r:id="rId54" w:history="1">
              <w:r w:rsidRPr="00DE5E0F">
                <w:rPr>
                  <w:rStyle w:val="Hipervnculo"/>
                  <w:bCs/>
                </w:rPr>
                <w:t>https://www.sas.com/en_us/home.html</w:t>
              </w:r>
            </w:hyperlink>
            <w:r>
              <w:rPr>
                <w:bCs/>
              </w:rPr>
              <w:t xml:space="preserve"> </w:t>
            </w:r>
          </w:p>
          <w:p w14:paraId="22AE8A29" w14:textId="77777777" w:rsidR="00FE2B7F" w:rsidRPr="00867BCE" w:rsidRDefault="00FE2B7F" w:rsidP="00FE2B7F">
            <w:pPr>
              <w:pBdr>
                <w:top w:val="nil"/>
                <w:left w:val="nil"/>
                <w:bottom w:val="nil"/>
                <w:right w:val="nil"/>
                <w:between w:val="nil"/>
              </w:pBdr>
              <w:spacing w:after="120" w:line="240" w:lineRule="auto"/>
              <w:rPr>
                <w:bCs/>
                <w:lang w:val="en-US"/>
              </w:rPr>
            </w:pPr>
            <w:r w:rsidRPr="00867BCE">
              <w:rPr>
                <w:bCs/>
                <w:lang w:val="en-US"/>
              </w:rPr>
              <w:t xml:space="preserve">Microsoft SQL Data Mining: </w:t>
            </w:r>
            <w:hyperlink r:id="rId55" w:history="1">
              <w:r w:rsidRPr="00DE5E0F">
                <w:rPr>
                  <w:rStyle w:val="Hipervnculo"/>
                  <w:bCs/>
                  <w:lang w:val="en-US"/>
                </w:rPr>
                <w:t>https://www.microsoft.com/es-mx/evalcenter/evaluate-sql-server-2019</w:t>
              </w:r>
            </w:hyperlink>
            <w:r>
              <w:rPr>
                <w:bCs/>
                <w:lang w:val="en-US"/>
              </w:rPr>
              <w:t xml:space="preserve"> </w:t>
            </w:r>
          </w:p>
          <w:p w14:paraId="1CF700BE" w14:textId="77777777" w:rsidR="00FE2B7F" w:rsidRPr="00FE2B7F" w:rsidRDefault="00FE2B7F" w:rsidP="00FE2B7F">
            <w:pPr>
              <w:pBdr>
                <w:top w:val="nil"/>
                <w:left w:val="nil"/>
                <w:bottom w:val="nil"/>
                <w:right w:val="nil"/>
                <w:between w:val="nil"/>
              </w:pBdr>
              <w:spacing w:after="120" w:line="240" w:lineRule="auto"/>
              <w:rPr>
                <w:bCs/>
                <w:lang w:val="en-US"/>
              </w:rPr>
            </w:pPr>
            <w:r w:rsidRPr="00FE2B7F">
              <w:rPr>
                <w:bCs/>
                <w:lang w:val="en-US"/>
              </w:rPr>
              <w:t xml:space="preserve">R: </w:t>
            </w:r>
            <w:hyperlink r:id="rId56" w:history="1">
              <w:r w:rsidRPr="00FE2B7F">
                <w:rPr>
                  <w:rStyle w:val="Hipervnculo"/>
                  <w:bCs/>
                  <w:lang w:val="en-US"/>
                </w:rPr>
                <w:t>https://www.r-project.org/</w:t>
              </w:r>
            </w:hyperlink>
            <w:r w:rsidRPr="00FE2B7F">
              <w:rPr>
                <w:bCs/>
                <w:lang w:val="en-US"/>
              </w:rPr>
              <w:t xml:space="preserve"> </w:t>
            </w:r>
          </w:p>
          <w:p w14:paraId="73BE53DD" w14:textId="433DF8B1" w:rsidR="00FE2B7F" w:rsidRPr="00FE2B7F" w:rsidRDefault="00FE2B7F" w:rsidP="00FE2B7F">
            <w:pPr>
              <w:pBdr>
                <w:top w:val="nil"/>
                <w:left w:val="nil"/>
                <w:bottom w:val="nil"/>
                <w:right w:val="nil"/>
                <w:between w:val="nil"/>
              </w:pBdr>
              <w:spacing w:after="120" w:line="240" w:lineRule="auto"/>
              <w:rPr>
                <w:bCs/>
                <w:lang w:val="en-US"/>
              </w:rPr>
            </w:pPr>
            <w:r w:rsidRPr="00FE2B7F">
              <w:rPr>
                <w:bCs/>
                <w:lang w:val="en-US"/>
              </w:rPr>
              <w:t xml:space="preserve">KNIME: </w:t>
            </w:r>
            <w:hyperlink r:id="rId57" w:history="1">
              <w:r w:rsidRPr="00FE2B7F">
                <w:rPr>
                  <w:rStyle w:val="Hipervnculo"/>
                  <w:bCs/>
                  <w:lang w:val="en-US"/>
                </w:rPr>
                <w:t>https://www.knime.com/</w:t>
              </w:r>
            </w:hyperlink>
            <w:r w:rsidRPr="00FE2B7F">
              <w:rPr>
                <w:bCs/>
                <w:lang w:val="en-US"/>
              </w:rPr>
              <w:t xml:space="preserve"> </w:t>
            </w:r>
          </w:p>
        </w:tc>
      </w:tr>
    </w:tbl>
    <w:p w14:paraId="7770410C" w14:textId="287C6585" w:rsidR="00867BCE" w:rsidRPr="00FE2B7F" w:rsidRDefault="00867BCE">
      <w:pPr>
        <w:pBdr>
          <w:top w:val="nil"/>
          <w:left w:val="nil"/>
          <w:bottom w:val="nil"/>
          <w:right w:val="nil"/>
          <w:between w:val="nil"/>
        </w:pBdr>
        <w:spacing w:after="120" w:line="240" w:lineRule="auto"/>
        <w:rPr>
          <w:b/>
          <w:lang w:val="en-US"/>
        </w:rPr>
      </w:pPr>
    </w:p>
    <w:p w14:paraId="2A04F84B" w14:textId="547FC4C7" w:rsidR="00867F4E" w:rsidRPr="004E414A" w:rsidRDefault="00FB2941" w:rsidP="001E6694">
      <w:pPr>
        <w:pStyle w:val="Ttulo1"/>
        <w:spacing w:before="400" w:after="120"/>
      </w:pPr>
      <w:r w:rsidRPr="001E6694">
        <w:t xml:space="preserve">3. </w:t>
      </w:r>
      <w:r w:rsidR="009E2241" w:rsidRPr="001E6694">
        <w:t>Transformación de datos</w:t>
      </w:r>
    </w:p>
    <w:p w14:paraId="1F9A5028" w14:textId="5FBEA5AE" w:rsidR="004E414A" w:rsidRDefault="004E414A" w:rsidP="004E414A">
      <w:pPr>
        <w:pBdr>
          <w:top w:val="nil"/>
          <w:left w:val="nil"/>
          <w:bottom w:val="nil"/>
          <w:right w:val="nil"/>
          <w:between w:val="nil"/>
        </w:pBdr>
        <w:spacing w:after="120" w:line="240" w:lineRule="auto"/>
        <w:rPr>
          <w:b/>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E414A" w14:paraId="606F1305" w14:textId="77777777" w:rsidTr="001664B4">
        <w:trPr>
          <w:trHeight w:val="444"/>
        </w:trPr>
        <w:tc>
          <w:tcPr>
            <w:tcW w:w="13422" w:type="dxa"/>
            <w:shd w:val="clear" w:color="auto" w:fill="8DB3E2"/>
          </w:tcPr>
          <w:p w14:paraId="4731E6C6" w14:textId="77777777" w:rsidR="004E414A" w:rsidRDefault="004E414A" w:rsidP="001664B4">
            <w:pPr>
              <w:pStyle w:val="Ttulo1"/>
              <w:jc w:val="center"/>
              <w:rPr>
                <w:szCs w:val="22"/>
              </w:rPr>
            </w:pPr>
            <w:r>
              <w:rPr>
                <w:szCs w:val="22"/>
              </w:rPr>
              <w:t>Cuadro de texto</w:t>
            </w:r>
          </w:p>
        </w:tc>
      </w:tr>
      <w:tr w:rsidR="004E414A" w14:paraId="5BB8F71D" w14:textId="77777777" w:rsidTr="001664B4">
        <w:tc>
          <w:tcPr>
            <w:tcW w:w="13422" w:type="dxa"/>
          </w:tcPr>
          <w:p w14:paraId="3D2D4EF9" w14:textId="106FB891" w:rsidR="004E414A" w:rsidRDefault="004E414A" w:rsidP="004E414A">
            <w:pPr>
              <w:pBdr>
                <w:top w:val="nil"/>
                <w:left w:val="nil"/>
                <w:bottom w:val="nil"/>
                <w:right w:val="nil"/>
                <w:between w:val="nil"/>
              </w:pBdr>
              <w:spacing w:after="120" w:line="240" w:lineRule="auto"/>
              <w:jc w:val="both"/>
            </w:pPr>
            <w:r>
              <w:t>En esta fase se realiza la transformación de los datos corrigiendo y resolviendo posibles inconvenientes que pueda presentar la información para</w:t>
            </w:r>
            <w:r w:rsidR="004047B3">
              <w:t xml:space="preserve"> que la organización la aproveche</w:t>
            </w:r>
            <w:r>
              <w:t>. Esto se hace a través de un conjunto de reglas que buscan proporcionar orden y claridad a la información recopilada. Las reglas y los parámetros que debe cumplir la información dependerán de los criterios y necesidades de cada organización.</w:t>
            </w:r>
          </w:p>
          <w:p w14:paraId="13707158" w14:textId="00FFA181" w:rsidR="004E414A" w:rsidRPr="004E414A" w:rsidRDefault="004E414A" w:rsidP="004047B3">
            <w:pPr>
              <w:pBdr>
                <w:top w:val="nil"/>
                <w:left w:val="nil"/>
                <w:bottom w:val="nil"/>
                <w:right w:val="nil"/>
                <w:between w:val="nil"/>
              </w:pBdr>
              <w:spacing w:after="120" w:line="240" w:lineRule="auto"/>
              <w:jc w:val="both"/>
            </w:pPr>
            <w:r>
              <w:lastRenderedPageBreak/>
              <w:t xml:space="preserve">En </w:t>
            </w:r>
            <w:r w:rsidR="004047B3">
              <w:t>esta etapa</w:t>
            </w:r>
            <w:r>
              <w:t xml:space="preserve"> se realizan actividades de validación, eliminación de duplicados, codificación, ajustes de formato y </w:t>
            </w:r>
            <w:r w:rsidR="004047B3">
              <w:t>otras</w:t>
            </w:r>
            <w:r>
              <w:t xml:space="preserve"> requeridas</w:t>
            </w:r>
            <w:r w:rsidR="004047B3">
              <w:t>,</w:t>
            </w:r>
            <w:r>
              <w:t xml:space="preserve"> </w:t>
            </w:r>
            <w:r w:rsidR="004047B3">
              <w:t>que ayudan a</w:t>
            </w:r>
            <w:r>
              <w:t xml:space="preserve"> identificar qué datos son útiles y cuáles son deficientes para </w:t>
            </w:r>
            <w:r w:rsidR="004047B3">
              <w:t xml:space="preserve">iniciar </w:t>
            </w:r>
            <w:r>
              <w:t>el proceso. En el caso de los datos deficientes</w:t>
            </w:r>
            <w:r w:rsidR="004047B3">
              <w:t>,</w:t>
            </w:r>
            <w:r>
              <w:t xml:space="preserve"> </w:t>
            </w:r>
            <w:r w:rsidR="004047B3">
              <w:t xml:space="preserve">es </w:t>
            </w:r>
            <w:r>
              <w:t>necesario decidir qué se hará con ellos, si se omiten o se ajustan de alguna manera para realizar el análisis de la información.</w:t>
            </w:r>
          </w:p>
        </w:tc>
      </w:tr>
    </w:tbl>
    <w:p w14:paraId="617D7DD0" w14:textId="77777777" w:rsidR="00867F4E" w:rsidRDefault="00867F4E" w:rsidP="005C2678">
      <w:pPr>
        <w:pBdr>
          <w:top w:val="nil"/>
          <w:left w:val="nil"/>
          <w:bottom w:val="nil"/>
          <w:right w:val="nil"/>
          <w:between w:val="nil"/>
        </w:pBdr>
        <w:spacing w:after="120" w:line="240" w:lineRule="auto"/>
        <w:jc w:val="both"/>
      </w:pPr>
    </w:p>
    <w:p w14:paraId="11580E08" w14:textId="7718D33C" w:rsidR="004E414A" w:rsidRPr="008058D6" w:rsidRDefault="00FB2941" w:rsidP="00DC06EE">
      <w:pPr>
        <w:pStyle w:val="Ttulo2"/>
        <w:spacing w:before="360" w:after="120"/>
      </w:pPr>
      <w:r>
        <w:t xml:space="preserve">3.1. </w:t>
      </w:r>
      <w:r w:rsidR="009E2241" w:rsidRPr="004E414A">
        <w:t xml:space="preserve">Técnicas de limpieza </w:t>
      </w:r>
      <w:r w:rsidR="00A27650">
        <w:t xml:space="preserve">y transformación </w:t>
      </w:r>
      <w:r w:rsidR="009E2241" w:rsidRPr="004E414A">
        <w:t>de datos</w:t>
      </w: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4E414A" w14:paraId="434647CF" w14:textId="77777777" w:rsidTr="001664B4">
        <w:trPr>
          <w:trHeight w:val="580"/>
        </w:trPr>
        <w:tc>
          <w:tcPr>
            <w:tcW w:w="1432" w:type="dxa"/>
            <w:shd w:val="clear" w:color="auto" w:fill="C9DAF8"/>
            <w:tcMar>
              <w:top w:w="100" w:type="dxa"/>
              <w:left w:w="100" w:type="dxa"/>
              <w:bottom w:w="100" w:type="dxa"/>
              <w:right w:w="100" w:type="dxa"/>
            </w:tcMar>
          </w:tcPr>
          <w:p w14:paraId="20DBEC8E" w14:textId="77777777" w:rsidR="004E414A" w:rsidRDefault="004E414A"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300ECFCA" w14:textId="77777777" w:rsidR="004E414A" w:rsidRDefault="004E414A" w:rsidP="001664B4">
            <w:pPr>
              <w:pStyle w:val="Ttulo"/>
              <w:jc w:val="center"/>
              <w:rPr>
                <w:sz w:val="22"/>
                <w:szCs w:val="22"/>
              </w:rPr>
            </w:pPr>
            <w:r>
              <w:rPr>
                <w:sz w:val="22"/>
                <w:szCs w:val="22"/>
              </w:rPr>
              <w:t>Cajón de texto de color</w:t>
            </w:r>
          </w:p>
        </w:tc>
      </w:tr>
      <w:tr w:rsidR="004E414A" w14:paraId="280AB1D4" w14:textId="77777777" w:rsidTr="001664B4">
        <w:trPr>
          <w:trHeight w:val="420"/>
        </w:trPr>
        <w:tc>
          <w:tcPr>
            <w:tcW w:w="13412" w:type="dxa"/>
            <w:gridSpan w:val="2"/>
            <w:shd w:val="clear" w:color="auto" w:fill="auto"/>
            <w:tcMar>
              <w:top w:w="100" w:type="dxa"/>
              <w:left w:w="100" w:type="dxa"/>
              <w:bottom w:w="100" w:type="dxa"/>
              <w:right w:w="100" w:type="dxa"/>
            </w:tcMar>
          </w:tcPr>
          <w:p w14:paraId="0BDC509A" w14:textId="7875E37A" w:rsidR="004E414A" w:rsidRDefault="0055505D" w:rsidP="004E414A">
            <w:pPr>
              <w:pBdr>
                <w:top w:val="nil"/>
                <w:left w:val="nil"/>
                <w:bottom w:val="nil"/>
                <w:right w:val="nil"/>
                <w:between w:val="nil"/>
              </w:pBdr>
              <w:spacing w:after="120" w:line="240" w:lineRule="auto"/>
              <w:jc w:val="both"/>
            </w:pPr>
            <w:r>
              <w:t>En la actualidad, l</w:t>
            </w:r>
            <w:r w:rsidR="004E414A">
              <w:t>os datos son el principal activo de las organizaciones y el insumo principal en los procesos de ciencias de datos e inteligencia de negocios</w:t>
            </w:r>
            <w:r>
              <w:t>, así que</w:t>
            </w:r>
            <w:r w:rsidR="004E414A">
              <w:t xml:space="preserve"> garantizar su calidad es una de las actividades más importantes de estos procesos. La limpieza de estos datos</w:t>
            </w:r>
            <w:r>
              <w:t>,</w:t>
            </w:r>
            <w:r w:rsidR="004E414A">
              <w:t xml:space="preserve"> también llamada </w:t>
            </w:r>
            <w:r w:rsidR="004E414A" w:rsidRPr="00371285">
              <w:rPr>
                <w:i/>
                <w:iCs/>
              </w:rPr>
              <w:t xml:space="preserve">data </w:t>
            </w:r>
            <w:proofErr w:type="spellStart"/>
            <w:r w:rsidR="004E414A" w:rsidRPr="00371285">
              <w:rPr>
                <w:i/>
                <w:iCs/>
              </w:rPr>
              <w:t>cleansing</w:t>
            </w:r>
            <w:proofErr w:type="spellEnd"/>
            <w:r w:rsidR="004E414A">
              <w:t xml:space="preserve"> o </w:t>
            </w:r>
            <w:r w:rsidR="004E414A" w:rsidRPr="00371285">
              <w:rPr>
                <w:i/>
                <w:iCs/>
              </w:rPr>
              <w:t xml:space="preserve">data </w:t>
            </w:r>
            <w:proofErr w:type="spellStart"/>
            <w:r w:rsidR="004E414A" w:rsidRPr="00371285">
              <w:rPr>
                <w:i/>
                <w:iCs/>
              </w:rPr>
              <w:t>scrubbing</w:t>
            </w:r>
            <w:proofErr w:type="spellEnd"/>
            <w:r>
              <w:rPr>
                <w:iCs/>
              </w:rPr>
              <w:t>,</w:t>
            </w:r>
            <w:r w:rsidR="004E414A">
              <w:t xml:space="preserve"> consiste en resolver inconsistencias en los conjuntos de datos. Esto incluye corregir o eliminar registros inexactos o incompletos, eliminar </w:t>
            </w:r>
            <w:r>
              <w:t xml:space="preserve">información </w:t>
            </w:r>
            <w:r w:rsidR="004E414A">
              <w:t>irrelevante, ajustar los formatos de los datos</w:t>
            </w:r>
            <w:r>
              <w:t>, entre otros</w:t>
            </w:r>
            <w:r w:rsidR="004E414A">
              <w:t xml:space="preserve">. Cuando la información proviene de diferentes fuentes, </w:t>
            </w:r>
            <w:r w:rsidR="008A4514">
              <w:t xml:space="preserve">aumenta </w:t>
            </w:r>
            <w:r w:rsidR="004E414A">
              <w:t>la necesidad de realizar un adecuado proceso de limpieza de datos</w:t>
            </w:r>
            <w:r>
              <w:t>, debido a que</w:t>
            </w:r>
            <w:r w:rsidR="004E414A">
              <w:t xml:space="preserve"> diversas fuentes pueden contener formatos de datos redundantes, incompatibles o sucios.</w:t>
            </w:r>
          </w:p>
          <w:p w14:paraId="6052EF0A" w14:textId="0DCF898E" w:rsidR="004E414A" w:rsidRDefault="004E414A" w:rsidP="004E414A">
            <w:pPr>
              <w:pBdr>
                <w:top w:val="nil"/>
                <w:left w:val="nil"/>
                <w:bottom w:val="nil"/>
                <w:right w:val="nil"/>
                <w:between w:val="nil"/>
              </w:pBdr>
              <w:spacing w:after="120" w:line="240" w:lineRule="auto"/>
              <w:jc w:val="both"/>
            </w:pPr>
            <w:r>
              <w:t>Las siguientes son algunas de las ventajas de la limpieza de datos:</w:t>
            </w:r>
          </w:p>
          <w:p w14:paraId="68A92EB8" w14:textId="74ABEE24" w:rsidR="004E414A" w:rsidRDefault="008A4514" w:rsidP="004E414A">
            <w:pPr>
              <w:pStyle w:val="Prrafodelista"/>
              <w:numPr>
                <w:ilvl w:val="0"/>
                <w:numId w:val="10"/>
              </w:numPr>
              <w:pBdr>
                <w:top w:val="nil"/>
                <w:left w:val="nil"/>
                <w:bottom w:val="nil"/>
                <w:right w:val="nil"/>
                <w:between w:val="nil"/>
              </w:pBdr>
              <w:spacing w:after="120" w:line="240" w:lineRule="auto"/>
              <w:jc w:val="both"/>
            </w:pPr>
            <w:r>
              <w:t>M</w:t>
            </w:r>
            <w:r w:rsidR="004E414A">
              <w:t>ejor calidad en los datos</w:t>
            </w:r>
            <w:r>
              <w:t>, que</w:t>
            </w:r>
            <w:r w:rsidR="004E414A">
              <w:t xml:space="preserve"> repercute de forma positiva en todos los procesos y actividades realizados con </w:t>
            </w:r>
            <w:r>
              <w:t>la información</w:t>
            </w:r>
            <w:r w:rsidR="004E414A">
              <w:t>.</w:t>
            </w:r>
          </w:p>
          <w:p w14:paraId="3D722BC0" w14:textId="02DBDC09" w:rsidR="004E414A" w:rsidRDefault="008A4514" w:rsidP="004E414A">
            <w:pPr>
              <w:pStyle w:val="Prrafodelista"/>
              <w:numPr>
                <w:ilvl w:val="0"/>
                <w:numId w:val="10"/>
              </w:numPr>
              <w:pBdr>
                <w:top w:val="nil"/>
                <w:left w:val="nil"/>
                <w:bottom w:val="nil"/>
                <w:right w:val="nil"/>
                <w:between w:val="nil"/>
              </w:pBdr>
              <w:spacing w:after="120" w:line="240" w:lineRule="auto"/>
              <w:jc w:val="both"/>
            </w:pPr>
            <w:r>
              <w:t>P</w:t>
            </w:r>
            <w:r w:rsidR="004E414A">
              <w:t>ermite cumplir con normatividades vigentes</w:t>
            </w:r>
            <w:r>
              <w:t>,</w:t>
            </w:r>
            <w:r w:rsidR="004E414A">
              <w:t xml:space="preserve"> relacionadas con la privacidad y uso de los datos.</w:t>
            </w:r>
          </w:p>
          <w:p w14:paraId="7A3D985A" w14:textId="36D2E330" w:rsidR="004E414A" w:rsidRPr="001E6694" w:rsidRDefault="008A4514" w:rsidP="001E6694">
            <w:pPr>
              <w:pStyle w:val="Prrafodelista"/>
              <w:numPr>
                <w:ilvl w:val="0"/>
                <w:numId w:val="10"/>
              </w:numPr>
              <w:pBdr>
                <w:top w:val="nil"/>
                <w:left w:val="nil"/>
                <w:bottom w:val="nil"/>
                <w:right w:val="nil"/>
                <w:between w:val="nil"/>
              </w:pBdr>
              <w:spacing w:after="120" w:line="240" w:lineRule="auto"/>
              <w:jc w:val="both"/>
              <w:rPr>
                <w:color w:val="B7B7B7"/>
              </w:rPr>
            </w:pPr>
            <w:r>
              <w:t>U</w:t>
            </w:r>
            <w:r w:rsidR="004E414A">
              <w:t>so de datos de mejor calidad</w:t>
            </w:r>
            <w:r>
              <w:t>, que</w:t>
            </w:r>
            <w:r w:rsidR="004E414A">
              <w:t xml:space="preserve"> puede ayudar a mejorar los procesos internos de la organización</w:t>
            </w:r>
            <w:r w:rsidR="00D63069">
              <w:t>.</w:t>
            </w:r>
          </w:p>
        </w:tc>
      </w:tr>
    </w:tbl>
    <w:p w14:paraId="5AFE9FC3" w14:textId="7543E423" w:rsidR="004E414A" w:rsidRDefault="004E414A" w:rsidP="00816007">
      <w:pPr>
        <w:pBdr>
          <w:top w:val="nil"/>
          <w:left w:val="nil"/>
          <w:bottom w:val="nil"/>
          <w:right w:val="nil"/>
          <w:between w:val="nil"/>
        </w:pBdr>
        <w:spacing w:after="120" w:line="240" w:lineRule="auto"/>
        <w:jc w:val="both"/>
      </w:pPr>
    </w:p>
    <w:tbl>
      <w:tblPr>
        <w:tblStyle w:val="a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4E414A" w14:paraId="71F78C02" w14:textId="77777777" w:rsidTr="001664B4">
        <w:trPr>
          <w:trHeight w:val="580"/>
        </w:trPr>
        <w:tc>
          <w:tcPr>
            <w:tcW w:w="1534" w:type="dxa"/>
            <w:shd w:val="clear" w:color="auto" w:fill="C9DAF8"/>
            <w:tcMar>
              <w:top w:w="100" w:type="dxa"/>
              <w:left w:w="100" w:type="dxa"/>
              <w:bottom w:w="100" w:type="dxa"/>
              <w:right w:w="100" w:type="dxa"/>
            </w:tcMar>
          </w:tcPr>
          <w:p w14:paraId="72C09D76" w14:textId="77777777" w:rsidR="004E414A" w:rsidRDefault="004E414A" w:rsidP="001664B4">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6265AF00" w14:textId="77777777" w:rsidR="004E414A" w:rsidRDefault="004E414A" w:rsidP="001664B4">
            <w:pPr>
              <w:pStyle w:val="Ttulo"/>
              <w:widowControl w:val="0"/>
              <w:jc w:val="center"/>
              <w:rPr>
                <w:sz w:val="22"/>
                <w:szCs w:val="22"/>
              </w:rPr>
            </w:pPr>
            <w:bookmarkStart w:id="15" w:name="_heading=h.4i7ojhp" w:colFirst="0" w:colLast="0"/>
            <w:bookmarkEnd w:id="15"/>
            <w:r>
              <w:rPr>
                <w:sz w:val="22"/>
                <w:szCs w:val="22"/>
              </w:rPr>
              <w:t>Acordeón tipo 1</w:t>
            </w:r>
          </w:p>
        </w:tc>
      </w:tr>
      <w:tr w:rsidR="004E414A" w14:paraId="024767E5" w14:textId="77777777" w:rsidTr="001664B4">
        <w:trPr>
          <w:trHeight w:val="420"/>
        </w:trPr>
        <w:tc>
          <w:tcPr>
            <w:tcW w:w="1534" w:type="dxa"/>
            <w:shd w:val="clear" w:color="auto" w:fill="auto"/>
            <w:tcMar>
              <w:top w:w="100" w:type="dxa"/>
              <w:left w:w="100" w:type="dxa"/>
              <w:bottom w:w="100" w:type="dxa"/>
              <w:right w:w="100" w:type="dxa"/>
            </w:tcMar>
          </w:tcPr>
          <w:p w14:paraId="40C30FFA" w14:textId="77777777" w:rsidR="004E414A" w:rsidRDefault="004E414A" w:rsidP="001664B4">
            <w:pPr>
              <w:widowControl w:val="0"/>
              <w:rPr>
                <w:b/>
              </w:rPr>
            </w:pPr>
            <w:r>
              <w:rPr>
                <w:b/>
              </w:rPr>
              <w:t>Introducción</w:t>
            </w:r>
          </w:p>
        </w:tc>
        <w:tc>
          <w:tcPr>
            <w:tcW w:w="11878" w:type="dxa"/>
            <w:shd w:val="clear" w:color="auto" w:fill="auto"/>
            <w:tcMar>
              <w:top w:w="100" w:type="dxa"/>
              <w:left w:w="100" w:type="dxa"/>
              <w:bottom w:w="100" w:type="dxa"/>
              <w:right w:w="100" w:type="dxa"/>
            </w:tcMar>
          </w:tcPr>
          <w:p w14:paraId="1648CF5A" w14:textId="6D97E4FA" w:rsidR="004E414A" w:rsidRDefault="004E414A" w:rsidP="001E6694">
            <w:pPr>
              <w:pBdr>
                <w:top w:val="nil"/>
                <w:left w:val="nil"/>
                <w:bottom w:val="nil"/>
                <w:right w:val="nil"/>
                <w:between w:val="nil"/>
              </w:pBdr>
              <w:spacing w:after="120"/>
              <w:jc w:val="both"/>
              <w:rPr>
                <w:color w:val="999999"/>
              </w:rPr>
            </w:pPr>
            <w:r>
              <w:t xml:space="preserve">Las técnicas de limpieza de datos pueden variar según el tipo de información y de organización. </w:t>
            </w:r>
            <w:r w:rsidR="008A4514">
              <w:t>P</w:t>
            </w:r>
            <w:r w:rsidR="008A4514" w:rsidRPr="008A4514">
              <w:t xml:space="preserve">ara </w:t>
            </w:r>
            <w:r w:rsidR="00EE1476">
              <w:t>realizar</w:t>
            </w:r>
            <w:r w:rsidR="008A4514" w:rsidRPr="008A4514">
              <w:t xml:space="preserve"> de este proceso</w:t>
            </w:r>
            <w:r w:rsidR="008A4514">
              <w:t>, se describen a</w:t>
            </w:r>
            <w:r>
              <w:t>lgunos pasos básicos a continuación:</w:t>
            </w:r>
          </w:p>
        </w:tc>
      </w:tr>
      <w:tr w:rsidR="004E414A" w14:paraId="760A1626" w14:textId="77777777" w:rsidTr="001664B4">
        <w:trPr>
          <w:trHeight w:val="420"/>
        </w:trPr>
        <w:tc>
          <w:tcPr>
            <w:tcW w:w="13412" w:type="dxa"/>
            <w:gridSpan w:val="2"/>
            <w:shd w:val="clear" w:color="auto" w:fill="auto"/>
            <w:tcMar>
              <w:top w:w="100" w:type="dxa"/>
              <w:left w:w="100" w:type="dxa"/>
              <w:bottom w:w="100" w:type="dxa"/>
              <w:right w:w="100" w:type="dxa"/>
            </w:tcMar>
          </w:tcPr>
          <w:p w14:paraId="15BE83CE" w14:textId="77383571" w:rsidR="00FC0591" w:rsidRDefault="00FC0591">
            <w:pPr>
              <w:widowControl w:val="0"/>
              <w:jc w:val="center"/>
            </w:pPr>
            <w:r>
              <w:lastRenderedPageBreak/>
              <w:fldChar w:fldCharType="begin"/>
            </w:r>
            <w:r>
              <w:instrText xml:space="preserve"> INCLUDEPICTURE "https://www.shutterstock.com/image-vector/delete-concept-tiny-people-deleting-260nw-1901156443.jpg" \* MERGEFORMATINET </w:instrText>
            </w:r>
            <w:r>
              <w:fldChar w:fldCharType="separate"/>
            </w:r>
            <w:r>
              <w:rPr>
                <w:noProof/>
                <w:lang w:val="en-US"/>
              </w:rPr>
              <w:drawing>
                <wp:inline distT="0" distB="0" distL="0" distR="0" wp14:anchorId="7F40DF98" wp14:editId="620BA031">
                  <wp:extent cx="2969846" cy="2200759"/>
                  <wp:effectExtent l="0" t="0" r="2540" b="0"/>
                  <wp:docPr id="32" name="Imagen 32" descr="Borrar concepto. Pequeñas personas borrando datos en el portátil y trasladando archivos innecesarios al basurero. Limpiando la memoria digital. Estilo moderno de dibujos animados planos. Ilustración del vector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orrar concepto. Pequeñas personas borrando datos en el portátil y trasladando archivos innecesarios al basurero. Limpiando la memoria digital. Estilo moderno de dibujos animados planos. Ilustración del vector sobre fondo blanc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3469" cy="2210854"/>
                          </a:xfrm>
                          <a:prstGeom prst="rect">
                            <a:avLst/>
                          </a:prstGeom>
                          <a:noFill/>
                          <a:ln>
                            <a:noFill/>
                          </a:ln>
                        </pic:spPr>
                      </pic:pic>
                    </a:graphicData>
                  </a:graphic>
                </wp:inline>
              </w:drawing>
            </w:r>
            <w:r>
              <w:fldChar w:fldCharType="end"/>
            </w:r>
          </w:p>
          <w:p w14:paraId="48D3227E" w14:textId="2009A97C" w:rsidR="00FC0591" w:rsidRPr="0053666B" w:rsidRDefault="00FC0591" w:rsidP="00FC0591">
            <w:pPr>
              <w:pBdr>
                <w:top w:val="nil"/>
                <w:left w:val="nil"/>
                <w:bottom w:val="nil"/>
                <w:right w:val="nil"/>
                <w:between w:val="nil"/>
              </w:pBdr>
              <w:spacing w:after="120"/>
              <w:rPr>
                <w:i/>
                <w:sz w:val="18"/>
                <w:szCs w:val="18"/>
              </w:rPr>
            </w:pPr>
            <w:r>
              <w:t xml:space="preserve">Fuente: </w:t>
            </w:r>
            <w:hyperlink r:id="rId59" w:history="1">
              <w:r w:rsidRPr="00DE5E0F">
                <w:rPr>
                  <w:rStyle w:val="Hipervnculo"/>
                </w:rPr>
                <w:t>https://www.shutterstock.com/es/image-vector/delete-concept-tiny-people-deleting-data-1901156443</w:t>
              </w:r>
            </w:hyperlink>
            <w:r>
              <w:t xml:space="preserve"> </w:t>
            </w:r>
          </w:p>
          <w:p w14:paraId="66DF1F80" w14:textId="42671C2C" w:rsidR="00FC0591" w:rsidRPr="001E6694" w:rsidRDefault="00FC0591" w:rsidP="00FC0591">
            <w:pPr>
              <w:spacing w:after="120"/>
              <w:rPr>
                <w:i/>
              </w:rPr>
            </w:pPr>
          </w:p>
          <w:p w14:paraId="18C868A4" w14:textId="77777777" w:rsidR="00FC0591" w:rsidRPr="00702C7D" w:rsidRDefault="00FC0591" w:rsidP="00FC0591">
            <w:pPr>
              <w:spacing w:after="120"/>
              <w:rPr>
                <w:b/>
                <w:bCs/>
                <w:i/>
                <w:sz w:val="18"/>
                <w:szCs w:val="18"/>
              </w:rPr>
            </w:pPr>
            <w:commentRangeStart w:id="16"/>
            <w:r>
              <w:t xml:space="preserve">Nota: </w:t>
            </w:r>
            <w:commentRangeEnd w:id="16"/>
            <w:r>
              <w:rPr>
                <w:rStyle w:val="Refdecomentario"/>
              </w:rPr>
              <w:commentReference w:id="16"/>
            </w:r>
          </w:p>
          <w:p w14:paraId="5B6307B6" w14:textId="77777777" w:rsidR="00FC0591" w:rsidRDefault="00FC0591" w:rsidP="00FC0591">
            <w:pPr>
              <w:widowControl w:val="0"/>
            </w:pPr>
          </w:p>
          <w:p w14:paraId="44185F3A" w14:textId="08B0A206" w:rsidR="00FC0591" w:rsidRDefault="00FC0591" w:rsidP="001E6694">
            <w:pPr>
              <w:widowControl w:val="0"/>
              <w:rPr>
                <w:b/>
              </w:rPr>
            </w:pPr>
            <w:r>
              <w:rPr>
                <w:b/>
              </w:rPr>
              <w:t xml:space="preserve">Imagen: </w:t>
            </w:r>
            <w:r>
              <w:t>228131_i_15</w:t>
            </w:r>
          </w:p>
        </w:tc>
      </w:tr>
      <w:tr w:rsidR="004E414A" w14:paraId="4D12FF88" w14:textId="77777777" w:rsidTr="001664B4">
        <w:trPr>
          <w:trHeight w:val="420"/>
        </w:trPr>
        <w:tc>
          <w:tcPr>
            <w:tcW w:w="13412" w:type="dxa"/>
            <w:gridSpan w:val="2"/>
            <w:shd w:val="clear" w:color="auto" w:fill="auto"/>
            <w:tcMar>
              <w:top w:w="100" w:type="dxa"/>
              <w:left w:w="100" w:type="dxa"/>
              <w:bottom w:w="100" w:type="dxa"/>
              <w:right w:w="100" w:type="dxa"/>
            </w:tcMar>
          </w:tcPr>
          <w:p w14:paraId="4016FDCA" w14:textId="2E87B427" w:rsidR="004E414A" w:rsidRPr="004E414A" w:rsidRDefault="004E414A" w:rsidP="00EE1476">
            <w:pPr>
              <w:pBdr>
                <w:top w:val="nil"/>
                <w:left w:val="nil"/>
                <w:bottom w:val="nil"/>
                <w:right w:val="nil"/>
                <w:between w:val="nil"/>
              </w:pBdr>
              <w:spacing w:after="120"/>
              <w:jc w:val="both"/>
            </w:pPr>
            <w:r w:rsidRPr="00861795">
              <w:rPr>
                <w:b/>
                <w:bCs/>
              </w:rPr>
              <w:t>Eliminación de datos duplicados o irrelevantes</w:t>
            </w:r>
            <w:r>
              <w:t xml:space="preserve">: </w:t>
            </w:r>
            <w:r w:rsidR="00EE1476">
              <w:t>c</w:t>
            </w:r>
            <w:r>
              <w:t>uando se recopila información desde diferentes fuentes</w:t>
            </w:r>
            <w:r w:rsidR="00EE1476">
              <w:t>,</w:t>
            </w:r>
            <w:r>
              <w:t xml:space="preserve"> existe una alta probabilidad de obtener datos duplicados. En este caso</w:t>
            </w:r>
            <w:r w:rsidR="00EE1476">
              <w:t>,</w:t>
            </w:r>
            <w:r>
              <w:t xml:space="preserve"> </w:t>
            </w:r>
            <w:r w:rsidR="00EE1476">
              <w:t>s</w:t>
            </w:r>
            <w:r>
              <w:t>e deben eliminar todos los datos que se repiten o combinar estos registros para no perder información (en algunos casos</w:t>
            </w:r>
            <w:r w:rsidR="00384D28">
              <w:t>, los</w:t>
            </w:r>
            <w:r>
              <w:t xml:space="preserve"> registros duplicados poseen cada uno información que el otro no). También se deberá eliminar cualquier otro tipo de dato que no sea relevante para el objetivo del proyecto de ciencias de datos.</w:t>
            </w:r>
          </w:p>
        </w:tc>
      </w:tr>
      <w:tr w:rsidR="004E414A" w14:paraId="2A5F9545" w14:textId="77777777" w:rsidTr="001664B4">
        <w:trPr>
          <w:trHeight w:val="420"/>
        </w:trPr>
        <w:tc>
          <w:tcPr>
            <w:tcW w:w="13412" w:type="dxa"/>
            <w:gridSpan w:val="2"/>
            <w:shd w:val="clear" w:color="auto" w:fill="auto"/>
            <w:tcMar>
              <w:top w:w="100" w:type="dxa"/>
              <w:left w:w="100" w:type="dxa"/>
              <w:bottom w:w="100" w:type="dxa"/>
              <w:right w:w="100" w:type="dxa"/>
            </w:tcMar>
          </w:tcPr>
          <w:p w14:paraId="2E771B50" w14:textId="39D411FF" w:rsidR="004E414A" w:rsidRPr="004E414A" w:rsidRDefault="004E414A" w:rsidP="00F25842">
            <w:pPr>
              <w:pBdr>
                <w:top w:val="nil"/>
                <w:left w:val="nil"/>
                <w:bottom w:val="nil"/>
                <w:right w:val="nil"/>
                <w:between w:val="nil"/>
              </w:pBdr>
              <w:spacing w:after="120"/>
              <w:jc w:val="both"/>
            </w:pPr>
            <w:r w:rsidRPr="00861795">
              <w:rPr>
                <w:b/>
                <w:bCs/>
              </w:rPr>
              <w:t>Corrección de errores estructurales</w:t>
            </w:r>
            <w:r>
              <w:t>: esto ocurre cuando en los conjuntos de datos</w:t>
            </w:r>
            <w:r w:rsidR="00384D28">
              <w:t xml:space="preserve"> se encuentran</w:t>
            </w:r>
            <w:r>
              <w:t xml:space="preserve"> errores tipográficos o nomenclaturas extrañas</w:t>
            </w:r>
            <w:r w:rsidR="00384D28">
              <w:t>,</w:t>
            </w:r>
            <w:r>
              <w:t xml:space="preserve"> lo que puede ocasionar categorías mal etiquetadas. Para es</w:t>
            </w:r>
            <w:r w:rsidR="00384D28">
              <w:t>t</w:t>
            </w:r>
            <w:r>
              <w:t>o</w:t>
            </w:r>
            <w:r w:rsidR="00384D28">
              <w:t>,</w:t>
            </w:r>
            <w:r>
              <w:t xml:space="preserve"> se pueden usar filtros o funciones (según las herramientas que se estén utilizando) para eliminar</w:t>
            </w:r>
            <w:r w:rsidR="00384D28">
              <w:t xml:space="preserve"> o corregir</w:t>
            </w:r>
            <w:r>
              <w:t xml:space="preserve"> los registros con estas características.</w:t>
            </w:r>
          </w:p>
        </w:tc>
      </w:tr>
      <w:tr w:rsidR="004E414A" w14:paraId="18DF641A" w14:textId="77777777" w:rsidTr="001664B4">
        <w:trPr>
          <w:trHeight w:val="420"/>
        </w:trPr>
        <w:tc>
          <w:tcPr>
            <w:tcW w:w="13412" w:type="dxa"/>
            <w:gridSpan w:val="2"/>
            <w:shd w:val="clear" w:color="auto" w:fill="auto"/>
            <w:tcMar>
              <w:top w:w="100" w:type="dxa"/>
              <w:left w:w="100" w:type="dxa"/>
              <w:bottom w:w="100" w:type="dxa"/>
              <w:right w:w="100" w:type="dxa"/>
            </w:tcMar>
          </w:tcPr>
          <w:p w14:paraId="61B28684" w14:textId="6C7FCD7C" w:rsidR="004E414A" w:rsidRPr="004E414A" w:rsidRDefault="004E414A">
            <w:pPr>
              <w:pBdr>
                <w:top w:val="nil"/>
                <w:left w:val="nil"/>
                <w:bottom w:val="nil"/>
                <w:right w:val="nil"/>
                <w:between w:val="nil"/>
              </w:pBdr>
              <w:spacing w:after="120"/>
              <w:jc w:val="both"/>
            </w:pPr>
            <w:r w:rsidRPr="00861795">
              <w:rPr>
                <w:b/>
                <w:bCs/>
              </w:rPr>
              <w:lastRenderedPageBreak/>
              <w:t xml:space="preserve">Tratamiento de valores atípicos </w:t>
            </w:r>
            <w:r w:rsidRPr="004E414A">
              <w:rPr>
                <w:b/>
                <w:bCs/>
                <w:i/>
                <w:iCs/>
              </w:rPr>
              <w:t>(</w:t>
            </w:r>
            <w:proofErr w:type="spellStart"/>
            <w:r w:rsidRPr="004E414A">
              <w:rPr>
                <w:b/>
                <w:bCs/>
                <w:i/>
                <w:iCs/>
              </w:rPr>
              <w:t>outliers</w:t>
            </w:r>
            <w:proofErr w:type="spellEnd"/>
            <w:r w:rsidRPr="004E414A">
              <w:rPr>
                <w:b/>
                <w:bCs/>
                <w:i/>
                <w:iCs/>
              </w:rPr>
              <w:t>)</w:t>
            </w:r>
            <w:r w:rsidRPr="001E6694">
              <w:rPr>
                <w:b/>
                <w:bCs/>
                <w:iCs/>
              </w:rPr>
              <w:t>:</w:t>
            </w:r>
            <w:r w:rsidRPr="00EE551A">
              <w:t xml:space="preserve"> </w:t>
            </w:r>
            <w:r w:rsidR="00EE551A">
              <w:t>e</w:t>
            </w:r>
            <w:r>
              <w:t xml:space="preserve">ste tipo de datos se debe </w:t>
            </w:r>
            <w:r w:rsidR="00EE551A">
              <w:t xml:space="preserve">administrar </w:t>
            </w:r>
            <w:r>
              <w:t>con mucha atención</w:t>
            </w:r>
            <w:r w:rsidR="00EE551A">
              <w:t>, porque</w:t>
            </w:r>
            <w:r>
              <w:t xml:space="preserve"> los valores atípicos no necesariamente </w:t>
            </w:r>
            <w:r w:rsidR="00EE551A">
              <w:t>son</w:t>
            </w:r>
            <w:r>
              <w:t xml:space="preserve"> valores incorrectos. En caso de ser incorrectos</w:t>
            </w:r>
            <w:r w:rsidR="00EE551A">
              <w:t>,</w:t>
            </w:r>
            <w:r>
              <w:t xml:space="preserve"> se pueden reemplazar </w:t>
            </w:r>
            <w:r w:rsidR="00040273">
              <w:t>por</w:t>
            </w:r>
            <w:r w:rsidR="00EE551A">
              <w:t xml:space="preserve"> </w:t>
            </w:r>
            <w:r>
              <w:t>valores como el promedio. En otros casos</w:t>
            </w:r>
            <w:r w:rsidR="00EE551A">
              <w:t>,</w:t>
            </w:r>
            <w:r>
              <w:t xml:space="preserve"> estas observaciones únicas </w:t>
            </w:r>
            <w:r w:rsidR="00EE551A">
              <w:t>se eliminan</w:t>
            </w:r>
            <w:r>
              <w:t xml:space="preserve"> para que no alteren los cálculos realizados con los valores del atributo.</w:t>
            </w:r>
          </w:p>
        </w:tc>
      </w:tr>
      <w:tr w:rsidR="004E414A" w14:paraId="0EFA4985" w14:textId="77777777" w:rsidTr="001664B4">
        <w:trPr>
          <w:trHeight w:val="420"/>
        </w:trPr>
        <w:tc>
          <w:tcPr>
            <w:tcW w:w="13412" w:type="dxa"/>
            <w:gridSpan w:val="2"/>
            <w:shd w:val="clear" w:color="auto" w:fill="auto"/>
            <w:tcMar>
              <w:top w:w="100" w:type="dxa"/>
              <w:left w:w="100" w:type="dxa"/>
              <w:bottom w:w="100" w:type="dxa"/>
              <w:right w:w="100" w:type="dxa"/>
            </w:tcMar>
          </w:tcPr>
          <w:p w14:paraId="77122AA1" w14:textId="015F4829" w:rsidR="004E414A" w:rsidRDefault="007B5F86" w:rsidP="001E6694">
            <w:pPr>
              <w:pBdr>
                <w:top w:val="nil"/>
                <w:left w:val="nil"/>
                <w:bottom w:val="nil"/>
                <w:right w:val="nil"/>
                <w:between w:val="nil"/>
              </w:pBdr>
              <w:spacing w:after="120"/>
              <w:jc w:val="both"/>
              <w:rPr>
                <w:color w:val="999999"/>
              </w:rPr>
            </w:pPr>
            <w:r w:rsidRPr="00861795">
              <w:rPr>
                <w:b/>
                <w:bCs/>
              </w:rPr>
              <w:t>Manejo de datos faltantes (imputación):</w:t>
            </w:r>
            <w:r>
              <w:t xml:space="preserve"> </w:t>
            </w:r>
            <w:r w:rsidR="0027730F">
              <w:t>u</w:t>
            </w:r>
            <w:r>
              <w:t xml:space="preserve">n factor a </w:t>
            </w:r>
            <w:r w:rsidR="00040273">
              <w:t>considerar</w:t>
            </w:r>
            <w:r>
              <w:t xml:space="preserve"> es no ignorar los datos faltantes en los conjuntos de datos</w:t>
            </w:r>
            <w:r w:rsidR="00040273">
              <w:t>, dado</w:t>
            </w:r>
            <w:r>
              <w:t xml:space="preserve"> que muchos procedimientos, algoritmos y funciones no aceptan este tipo de valores y pueden arrojar errores y resultados incorrectos. Existe</w:t>
            </w:r>
            <w:r w:rsidR="00040273">
              <w:t>n</w:t>
            </w:r>
            <w:r>
              <w:t xml:space="preserve"> varias opciones para tratar este tipo de problemas. La primera es eliminar los registros </w:t>
            </w:r>
            <w:r w:rsidR="007943A7">
              <w:t>con</w:t>
            </w:r>
            <w:r>
              <w:t xml:space="preserve"> valores perdidos</w:t>
            </w:r>
            <w:r w:rsidR="00040273">
              <w:t>, y</w:t>
            </w:r>
            <w:r>
              <w:t xml:space="preserve"> solo </w:t>
            </w:r>
            <w:r w:rsidR="00040273">
              <w:t>se</w:t>
            </w:r>
            <w:r>
              <w:t xml:space="preserve"> recom</w:t>
            </w:r>
            <w:r w:rsidR="00040273">
              <w:t>ienda</w:t>
            </w:r>
            <w:r>
              <w:t xml:space="preserve"> cuando son pocos los </w:t>
            </w:r>
            <w:r w:rsidR="007943A7">
              <w:t>que tienen</w:t>
            </w:r>
            <w:r>
              <w:t xml:space="preserve"> estos problemas. La segunda consiste en ingresar valores perdidos </w:t>
            </w:r>
            <w:r w:rsidR="00040273">
              <w:t>con</w:t>
            </w:r>
            <w:r>
              <w:t xml:space="preserve"> base </w:t>
            </w:r>
            <w:r w:rsidR="00040273">
              <w:t>en</w:t>
            </w:r>
            <w:r>
              <w:t xml:space="preserve"> otros registros. Esta opción implica analizar los registros existentes, similares a los que tienen problemas</w:t>
            </w:r>
            <w:r w:rsidR="00040273">
              <w:t>, con el fin de</w:t>
            </w:r>
            <w:r>
              <w:t xml:space="preserve"> identificar el valor posible que puede asignarse al dato faltante. La tercera opción </w:t>
            </w:r>
            <w:r w:rsidR="00040273">
              <w:t>es</w:t>
            </w:r>
            <w:r>
              <w:t xml:space="preserve"> modificar la forma en que se usan los datos</w:t>
            </w:r>
            <w:r w:rsidR="00040273">
              <w:t>,</w:t>
            </w:r>
            <w:r>
              <w:t xml:space="preserve"> para usar los demás de manera efectiva.</w:t>
            </w:r>
          </w:p>
        </w:tc>
      </w:tr>
    </w:tbl>
    <w:p w14:paraId="199B672D" w14:textId="77777777" w:rsidR="00CE7FD7" w:rsidRDefault="00CE7FD7" w:rsidP="00E77C63">
      <w:pPr>
        <w:pBdr>
          <w:top w:val="nil"/>
          <w:left w:val="nil"/>
          <w:bottom w:val="nil"/>
          <w:right w:val="nil"/>
          <w:between w:val="nil"/>
        </w:pBdr>
        <w:spacing w:after="120" w:line="240" w:lineRule="auto"/>
        <w:jc w:val="both"/>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472"/>
        <w:gridCol w:w="3937"/>
        <w:gridCol w:w="3372"/>
      </w:tblGrid>
      <w:tr w:rsidR="00E77C63" w14:paraId="27B23B4D" w14:textId="77777777" w:rsidTr="001664B4">
        <w:trPr>
          <w:trHeight w:val="460"/>
        </w:trPr>
        <w:tc>
          <w:tcPr>
            <w:tcW w:w="1086" w:type="dxa"/>
            <w:shd w:val="clear" w:color="auto" w:fill="C9DAF8"/>
            <w:tcMar>
              <w:top w:w="100" w:type="dxa"/>
              <w:left w:w="100" w:type="dxa"/>
              <w:bottom w:w="100" w:type="dxa"/>
              <w:right w:w="100" w:type="dxa"/>
            </w:tcMar>
          </w:tcPr>
          <w:p w14:paraId="3D4BA6DE" w14:textId="77777777" w:rsidR="00E77C63" w:rsidRDefault="00E77C63" w:rsidP="001664B4">
            <w:pPr>
              <w:widowControl w:val="0"/>
              <w:spacing w:line="240" w:lineRule="auto"/>
              <w:jc w:val="center"/>
              <w:rPr>
                <w:b/>
              </w:rPr>
            </w:pPr>
            <w:r>
              <w:rPr>
                <w:b/>
              </w:rPr>
              <w:t>Tipo de recurso</w:t>
            </w:r>
          </w:p>
        </w:tc>
        <w:tc>
          <w:tcPr>
            <w:tcW w:w="12326" w:type="dxa"/>
            <w:gridSpan w:val="4"/>
            <w:shd w:val="clear" w:color="auto" w:fill="C9DAF8"/>
            <w:tcMar>
              <w:top w:w="100" w:type="dxa"/>
              <w:left w:w="100" w:type="dxa"/>
              <w:bottom w:w="100" w:type="dxa"/>
              <w:right w:w="100" w:type="dxa"/>
            </w:tcMar>
          </w:tcPr>
          <w:p w14:paraId="1A4D6F44" w14:textId="77777777" w:rsidR="00E77C63" w:rsidRDefault="00E77C63" w:rsidP="001664B4">
            <w:pPr>
              <w:pStyle w:val="Ttulo"/>
              <w:widowControl w:val="0"/>
              <w:spacing w:line="240" w:lineRule="auto"/>
              <w:jc w:val="center"/>
              <w:rPr>
                <w:sz w:val="22"/>
                <w:szCs w:val="22"/>
              </w:rPr>
            </w:pPr>
            <w:bookmarkStart w:id="17" w:name="_heading=h.1t3h5sf" w:colFirst="0" w:colLast="0"/>
            <w:bookmarkEnd w:id="17"/>
            <w:commentRangeStart w:id="18"/>
            <w:r>
              <w:rPr>
                <w:sz w:val="22"/>
                <w:szCs w:val="22"/>
              </w:rPr>
              <w:t>Video spot animado</w:t>
            </w:r>
            <w:commentRangeEnd w:id="18"/>
            <w:r w:rsidR="00EF5C15">
              <w:rPr>
                <w:rStyle w:val="Refdecomentario"/>
              </w:rPr>
              <w:commentReference w:id="18"/>
            </w:r>
          </w:p>
        </w:tc>
      </w:tr>
      <w:tr w:rsidR="00E77C63" w14:paraId="30137AA7" w14:textId="77777777" w:rsidTr="001664B4">
        <w:trPr>
          <w:trHeight w:val="460"/>
        </w:trPr>
        <w:tc>
          <w:tcPr>
            <w:tcW w:w="1086" w:type="dxa"/>
            <w:shd w:val="clear" w:color="auto" w:fill="C9DAF8"/>
            <w:tcMar>
              <w:top w:w="100" w:type="dxa"/>
              <w:left w:w="100" w:type="dxa"/>
              <w:bottom w:w="100" w:type="dxa"/>
              <w:right w:w="100" w:type="dxa"/>
            </w:tcMar>
          </w:tcPr>
          <w:p w14:paraId="7B99CA44" w14:textId="77777777" w:rsidR="00E77C63" w:rsidRDefault="00E77C63" w:rsidP="001664B4">
            <w:pPr>
              <w:widowControl w:val="0"/>
              <w:spacing w:line="240" w:lineRule="auto"/>
              <w:jc w:val="center"/>
              <w:rPr>
                <w:b/>
              </w:rPr>
            </w:pPr>
            <w:r>
              <w:rPr>
                <w:b/>
              </w:rPr>
              <w:t>NOTA</w:t>
            </w:r>
          </w:p>
        </w:tc>
        <w:tc>
          <w:tcPr>
            <w:tcW w:w="12326" w:type="dxa"/>
            <w:gridSpan w:val="4"/>
            <w:shd w:val="clear" w:color="auto" w:fill="C9DAF8"/>
            <w:tcMar>
              <w:top w:w="100" w:type="dxa"/>
              <w:left w:w="100" w:type="dxa"/>
              <w:bottom w:w="100" w:type="dxa"/>
              <w:right w:w="100" w:type="dxa"/>
            </w:tcMar>
          </w:tcPr>
          <w:p w14:paraId="55F195FA" w14:textId="77777777" w:rsidR="00E77C63" w:rsidRDefault="00E77C63" w:rsidP="001664B4">
            <w:pPr>
              <w:widowControl w:val="0"/>
              <w:spacing w:line="240" w:lineRule="auto"/>
              <w:jc w:val="center"/>
              <w:rPr>
                <w:b/>
              </w:rPr>
            </w:pPr>
            <w:r>
              <w:rPr>
                <w:b/>
              </w:rPr>
              <w:t>La totalidad del texto locutado para el video no debe superar las 500 palabras aproximadamente</w:t>
            </w:r>
          </w:p>
        </w:tc>
      </w:tr>
      <w:tr w:rsidR="00E77C63" w14:paraId="1D6B144F" w14:textId="77777777" w:rsidTr="001664B4">
        <w:trPr>
          <w:trHeight w:val="420"/>
        </w:trPr>
        <w:tc>
          <w:tcPr>
            <w:tcW w:w="1086" w:type="dxa"/>
            <w:shd w:val="clear" w:color="auto" w:fill="auto"/>
            <w:tcMar>
              <w:top w:w="100" w:type="dxa"/>
              <w:left w:w="100" w:type="dxa"/>
              <w:bottom w:w="100" w:type="dxa"/>
              <w:right w:w="100" w:type="dxa"/>
            </w:tcMar>
          </w:tcPr>
          <w:p w14:paraId="7655228B" w14:textId="77777777" w:rsidR="00E77C63" w:rsidRDefault="00E77C63" w:rsidP="001664B4">
            <w:pPr>
              <w:widowControl w:val="0"/>
              <w:spacing w:line="240" w:lineRule="auto"/>
              <w:rPr>
                <w:b/>
              </w:rPr>
            </w:pPr>
            <w:r>
              <w:rPr>
                <w:b/>
              </w:rPr>
              <w:t xml:space="preserve">Título </w:t>
            </w:r>
          </w:p>
        </w:tc>
        <w:tc>
          <w:tcPr>
            <w:tcW w:w="12326" w:type="dxa"/>
            <w:gridSpan w:val="4"/>
            <w:shd w:val="clear" w:color="auto" w:fill="auto"/>
            <w:tcMar>
              <w:top w:w="100" w:type="dxa"/>
              <w:left w:w="100" w:type="dxa"/>
              <w:bottom w:w="100" w:type="dxa"/>
              <w:right w:w="100" w:type="dxa"/>
            </w:tcMar>
          </w:tcPr>
          <w:p w14:paraId="3B1B3272" w14:textId="1F265A9D" w:rsidR="00E77C63" w:rsidRDefault="00E77C63" w:rsidP="001664B4">
            <w:pPr>
              <w:widowControl w:val="0"/>
              <w:spacing w:line="240" w:lineRule="auto"/>
              <w:rPr>
                <w:color w:val="999999"/>
              </w:rPr>
            </w:pPr>
            <w:r w:rsidRPr="00E77C63">
              <w:t>Proceso de normalización de datos</w:t>
            </w:r>
          </w:p>
        </w:tc>
      </w:tr>
      <w:tr w:rsidR="00E77C63" w14:paraId="3F38C566" w14:textId="77777777" w:rsidTr="001664B4">
        <w:tc>
          <w:tcPr>
            <w:tcW w:w="1086" w:type="dxa"/>
            <w:shd w:val="clear" w:color="auto" w:fill="auto"/>
            <w:tcMar>
              <w:top w:w="100" w:type="dxa"/>
              <w:left w:w="100" w:type="dxa"/>
              <w:bottom w:w="100" w:type="dxa"/>
              <w:right w:w="100" w:type="dxa"/>
            </w:tcMar>
          </w:tcPr>
          <w:p w14:paraId="2FF6ECD2" w14:textId="77777777" w:rsidR="00E77C63" w:rsidRPr="00703C30" w:rsidRDefault="00E77C63" w:rsidP="001664B4">
            <w:pPr>
              <w:widowControl w:val="0"/>
              <w:spacing w:line="240" w:lineRule="auto"/>
              <w:rPr>
                <w:b/>
              </w:rPr>
            </w:pPr>
            <w:r w:rsidRPr="00703C30">
              <w:rPr>
                <w:b/>
              </w:rPr>
              <w:t>Escena</w:t>
            </w:r>
          </w:p>
        </w:tc>
        <w:tc>
          <w:tcPr>
            <w:tcW w:w="3545" w:type="dxa"/>
            <w:shd w:val="clear" w:color="auto" w:fill="auto"/>
            <w:tcMar>
              <w:top w:w="100" w:type="dxa"/>
              <w:left w:w="100" w:type="dxa"/>
              <w:bottom w:w="100" w:type="dxa"/>
              <w:right w:w="100" w:type="dxa"/>
            </w:tcMar>
          </w:tcPr>
          <w:p w14:paraId="2EE81120" w14:textId="77777777" w:rsidR="00E77C63" w:rsidRPr="00703C30" w:rsidRDefault="00E77C63" w:rsidP="001664B4">
            <w:pPr>
              <w:widowControl w:val="0"/>
              <w:spacing w:line="240" w:lineRule="auto"/>
              <w:rPr>
                <w:b/>
              </w:rPr>
            </w:pPr>
            <w:r w:rsidRPr="00703C30">
              <w:rPr>
                <w:b/>
              </w:rPr>
              <w:t>Imagen</w:t>
            </w:r>
          </w:p>
        </w:tc>
        <w:tc>
          <w:tcPr>
            <w:tcW w:w="1472" w:type="dxa"/>
            <w:shd w:val="clear" w:color="auto" w:fill="auto"/>
            <w:tcMar>
              <w:top w:w="100" w:type="dxa"/>
              <w:left w:w="100" w:type="dxa"/>
              <w:bottom w:w="100" w:type="dxa"/>
              <w:right w:w="100" w:type="dxa"/>
            </w:tcMar>
          </w:tcPr>
          <w:p w14:paraId="17E5D47D" w14:textId="77777777" w:rsidR="00E77C63" w:rsidRPr="00703C30" w:rsidRDefault="00E77C63" w:rsidP="001664B4">
            <w:pPr>
              <w:widowControl w:val="0"/>
              <w:spacing w:line="240" w:lineRule="auto"/>
              <w:rPr>
                <w:b/>
              </w:rPr>
            </w:pPr>
            <w:r w:rsidRPr="00703C30">
              <w:rPr>
                <w:b/>
              </w:rPr>
              <w:t>Sonido</w:t>
            </w:r>
          </w:p>
        </w:tc>
        <w:tc>
          <w:tcPr>
            <w:tcW w:w="3937" w:type="dxa"/>
            <w:shd w:val="clear" w:color="auto" w:fill="auto"/>
            <w:tcMar>
              <w:top w:w="100" w:type="dxa"/>
              <w:left w:w="100" w:type="dxa"/>
              <w:bottom w:w="100" w:type="dxa"/>
              <w:right w:w="100" w:type="dxa"/>
            </w:tcMar>
          </w:tcPr>
          <w:p w14:paraId="67158D69" w14:textId="77777777" w:rsidR="00E77C63" w:rsidRPr="00703C30" w:rsidRDefault="00E77C63" w:rsidP="001664B4">
            <w:pPr>
              <w:widowControl w:val="0"/>
              <w:spacing w:line="240" w:lineRule="auto"/>
              <w:rPr>
                <w:b/>
              </w:rPr>
            </w:pPr>
            <w:r w:rsidRPr="00703C30">
              <w:rPr>
                <w:b/>
              </w:rPr>
              <w:t>Narración (voz en off)</w:t>
            </w:r>
          </w:p>
        </w:tc>
        <w:tc>
          <w:tcPr>
            <w:tcW w:w="3372" w:type="dxa"/>
            <w:shd w:val="clear" w:color="auto" w:fill="auto"/>
            <w:tcMar>
              <w:top w:w="100" w:type="dxa"/>
              <w:left w:w="100" w:type="dxa"/>
              <w:bottom w:w="100" w:type="dxa"/>
              <w:right w:w="100" w:type="dxa"/>
            </w:tcMar>
          </w:tcPr>
          <w:p w14:paraId="40DED25B" w14:textId="77777777" w:rsidR="00E77C63" w:rsidRPr="00703C30" w:rsidRDefault="00E77C63" w:rsidP="001664B4">
            <w:pPr>
              <w:widowControl w:val="0"/>
              <w:spacing w:line="240" w:lineRule="auto"/>
              <w:rPr>
                <w:b/>
              </w:rPr>
            </w:pPr>
            <w:r w:rsidRPr="00703C30">
              <w:rPr>
                <w:b/>
              </w:rPr>
              <w:t>Texto</w:t>
            </w:r>
          </w:p>
        </w:tc>
      </w:tr>
      <w:tr w:rsidR="00E77C63" w14:paraId="0163AD21" w14:textId="77777777" w:rsidTr="001664B4">
        <w:tc>
          <w:tcPr>
            <w:tcW w:w="1086" w:type="dxa"/>
            <w:shd w:val="clear" w:color="auto" w:fill="auto"/>
            <w:tcMar>
              <w:top w:w="100" w:type="dxa"/>
              <w:left w:w="100" w:type="dxa"/>
              <w:bottom w:w="100" w:type="dxa"/>
              <w:right w:w="100" w:type="dxa"/>
            </w:tcMar>
          </w:tcPr>
          <w:p w14:paraId="7FF9B9CF" w14:textId="63BB7C60" w:rsidR="00E77C63" w:rsidRPr="00703C30" w:rsidRDefault="00703C30" w:rsidP="001664B4">
            <w:pPr>
              <w:widowControl w:val="0"/>
              <w:spacing w:line="240" w:lineRule="auto"/>
              <w:rPr>
                <w:b/>
              </w:rPr>
            </w:pPr>
            <w:r w:rsidRPr="00703C30">
              <w:rPr>
                <w:b/>
              </w:rPr>
              <w:t>01</w:t>
            </w:r>
          </w:p>
        </w:tc>
        <w:tc>
          <w:tcPr>
            <w:tcW w:w="3545" w:type="dxa"/>
            <w:shd w:val="clear" w:color="auto" w:fill="auto"/>
            <w:tcMar>
              <w:top w:w="100" w:type="dxa"/>
              <w:left w:w="100" w:type="dxa"/>
              <w:bottom w:w="100" w:type="dxa"/>
              <w:right w:w="100" w:type="dxa"/>
            </w:tcMar>
          </w:tcPr>
          <w:p w14:paraId="4040AB1C" w14:textId="3F5FF25C" w:rsidR="007B5F86" w:rsidRDefault="007B5F86">
            <w:pPr>
              <w:widowControl w:val="0"/>
              <w:spacing w:line="240" w:lineRule="auto"/>
            </w:pPr>
            <w:r>
              <w:t xml:space="preserve">Imagen </w:t>
            </w:r>
            <w:r w:rsidR="002D5163">
              <w:t>mostrando el proceso de normalización de datos.</w:t>
            </w:r>
          </w:p>
          <w:p w14:paraId="1F5F6964" w14:textId="52E542CE" w:rsidR="00A13769" w:rsidRDefault="00A13769" w:rsidP="001664B4">
            <w:pPr>
              <w:widowControl w:val="0"/>
              <w:spacing w:line="240" w:lineRule="auto"/>
            </w:pPr>
            <w:r>
              <w:rPr>
                <w:noProof/>
                <w:lang w:val="en-US"/>
              </w:rPr>
              <w:lastRenderedPageBreak/>
              <w:drawing>
                <wp:inline distT="0" distB="0" distL="0" distR="0" wp14:anchorId="1FA77796" wp14:editId="3E07C25F">
                  <wp:extent cx="2124075" cy="2124075"/>
                  <wp:effectExtent l="0" t="0" r="9525" b="9525"/>
                  <wp:docPr id="9" name="Imagen 9" descr="Data report illustratio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report illustration concep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63488A1C" w14:textId="5318B2DA" w:rsidR="00E77C63" w:rsidRPr="00703C30" w:rsidRDefault="00604A18" w:rsidP="001664B4">
            <w:pPr>
              <w:widowControl w:val="0"/>
              <w:spacing w:line="240" w:lineRule="auto"/>
            </w:pPr>
            <w:r>
              <w:t xml:space="preserve">Fuente: </w:t>
            </w:r>
            <w:hyperlink r:id="rId61" w:history="1">
              <w:r w:rsidRPr="00374DDC">
                <w:rPr>
                  <w:rStyle w:val="Hipervnculo"/>
                </w:rPr>
                <w:t>https://img.freepik.com/free-vector/data-report-illustration-concept_114360-883.jpg</w:t>
              </w:r>
            </w:hyperlink>
            <w:r w:rsidR="007B5F86">
              <w:t xml:space="preserve"> </w:t>
            </w:r>
            <w:r w:rsidR="00A13769" w:rsidRPr="00703C30">
              <w:t xml:space="preserve"> </w:t>
            </w:r>
          </w:p>
        </w:tc>
        <w:tc>
          <w:tcPr>
            <w:tcW w:w="1472" w:type="dxa"/>
            <w:shd w:val="clear" w:color="auto" w:fill="auto"/>
            <w:tcMar>
              <w:top w:w="100" w:type="dxa"/>
              <w:left w:w="100" w:type="dxa"/>
              <w:bottom w:w="100" w:type="dxa"/>
              <w:right w:w="100" w:type="dxa"/>
            </w:tcMar>
          </w:tcPr>
          <w:p w14:paraId="70E746F6" w14:textId="59CEE8E6" w:rsidR="00E77C63" w:rsidRPr="00703C30" w:rsidRDefault="00703C30" w:rsidP="001664B4">
            <w:pPr>
              <w:widowControl w:val="0"/>
              <w:spacing w:line="240" w:lineRule="auto"/>
            </w:pPr>
            <w:r w:rsidRPr="00703C30">
              <w:lastRenderedPageBreak/>
              <w:t>M</w:t>
            </w:r>
            <w:r w:rsidR="00E77C63" w:rsidRPr="00703C30">
              <w:t>úsica de fondo</w:t>
            </w:r>
          </w:p>
        </w:tc>
        <w:tc>
          <w:tcPr>
            <w:tcW w:w="3937" w:type="dxa"/>
            <w:shd w:val="clear" w:color="auto" w:fill="auto"/>
            <w:tcMar>
              <w:top w:w="100" w:type="dxa"/>
              <w:left w:w="100" w:type="dxa"/>
              <w:bottom w:w="100" w:type="dxa"/>
              <w:right w:w="100" w:type="dxa"/>
            </w:tcMar>
          </w:tcPr>
          <w:p w14:paraId="739A2FB1" w14:textId="5EE1865E" w:rsidR="00E77C63" w:rsidRPr="00703C30" w:rsidRDefault="002A560C" w:rsidP="007A29C0">
            <w:pPr>
              <w:widowControl w:val="0"/>
              <w:spacing w:line="240" w:lineRule="auto"/>
            </w:pPr>
            <w:r w:rsidRPr="00703C30">
              <w:rPr>
                <w:lang w:val="es-CO"/>
              </w:rPr>
              <w:t>El proceso de normalización de datos consiste en transformar los valores de l</w:t>
            </w:r>
            <w:r w:rsidR="005C3FA4">
              <w:rPr>
                <w:lang w:val="es-CO"/>
              </w:rPr>
              <w:t xml:space="preserve">a información </w:t>
            </w:r>
            <w:r w:rsidRPr="00703C30">
              <w:rPr>
                <w:lang w:val="es-CO"/>
              </w:rPr>
              <w:t>de un formato no aceptado a un formato aprobado</w:t>
            </w:r>
            <w:r w:rsidR="005C3FA4">
              <w:rPr>
                <w:lang w:val="es-CO"/>
              </w:rPr>
              <w:t>,</w:t>
            </w:r>
            <w:r w:rsidRPr="00703C30">
              <w:rPr>
                <w:lang w:val="es-CO"/>
              </w:rPr>
              <w:t xml:space="preserve"> que sea útil para su utilización en el proceso de ciencias de datos.</w:t>
            </w:r>
          </w:p>
        </w:tc>
        <w:tc>
          <w:tcPr>
            <w:tcW w:w="3372" w:type="dxa"/>
            <w:shd w:val="clear" w:color="auto" w:fill="auto"/>
            <w:tcMar>
              <w:top w:w="100" w:type="dxa"/>
              <w:left w:w="100" w:type="dxa"/>
              <w:bottom w:w="100" w:type="dxa"/>
              <w:right w:w="100" w:type="dxa"/>
            </w:tcMar>
          </w:tcPr>
          <w:p w14:paraId="7D24A1E4" w14:textId="52BE29E9" w:rsidR="00E77C63" w:rsidRPr="00703C30" w:rsidRDefault="00703C30" w:rsidP="001664B4">
            <w:pPr>
              <w:widowControl w:val="0"/>
              <w:spacing w:line="240" w:lineRule="auto"/>
            </w:pPr>
            <w:r>
              <w:t>Normalización de datos</w:t>
            </w:r>
            <w:r w:rsidR="007A29C0">
              <w:t>.</w:t>
            </w:r>
          </w:p>
        </w:tc>
      </w:tr>
      <w:tr w:rsidR="00E77C63" w14:paraId="6556D471" w14:textId="77777777" w:rsidTr="001664B4">
        <w:tc>
          <w:tcPr>
            <w:tcW w:w="1086" w:type="dxa"/>
            <w:shd w:val="clear" w:color="auto" w:fill="auto"/>
            <w:tcMar>
              <w:top w:w="100" w:type="dxa"/>
              <w:left w:w="100" w:type="dxa"/>
              <w:bottom w:w="100" w:type="dxa"/>
              <w:right w:w="100" w:type="dxa"/>
            </w:tcMar>
          </w:tcPr>
          <w:p w14:paraId="67F583DB" w14:textId="1F4B24C4" w:rsidR="00E77C63" w:rsidRPr="00703C30" w:rsidRDefault="00703C30" w:rsidP="001664B4">
            <w:pPr>
              <w:widowControl w:val="0"/>
              <w:spacing w:line="240" w:lineRule="auto"/>
              <w:rPr>
                <w:b/>
              </w:rPr>
            </w:pPr>
            <w:r w:rsidRPr="00703C30">
              <w:rPr>
                <w:b/>
              </w:rPr>
              <w:t>02</w:t>
            </w:r>
          </w:p>
        </w:tc>
        <w:tc>
          <w:tcPr>
            <w:tcW w:w="3545" w:type="dxa"/>
            <w:shd w:val="clear" w:color="auto" w:fill="auto"/>
            <w:tcMar>
              <w:top w:w="100" w:type="dxa"/>
              <w:left w:w="100" w:type="dxa"/>
              <w:bottom w:w="100" w:type="dxa"/>
              <w:right w:w="100" w:type="dxa"/>
            </w:tcMar>
          </w:tcPr>
          <w:p w14:paraId="49C1982B" w14:textId="0CECAC61" w:rsidR="002D5163" w:rsidRDefault="002D5163">
            <w:pPr>
              <w:widowControl w:val="0"/>
              <w:spacing w:line="240" w:lineRule="auto"/>
            </w:pPr>
            <w:r>
              <w:t>Imagen que muestre proceso de eliminación de datos duplicados.</w:t>
            </w:r>
          </w:p>
          <w:p w14:paraId="17E6521C" w14:textId="00EAC62F" w:rsidR="00E77C63" w:rsidRDefault="00A13769" w:rsidP="001664B4">
            <w:pPr>
              <w:widowControl w:val="0"/>
              <w:spacing w:line="240" w:lineRule="auto"/>
            </w:pPr>
            <w:r>
              <w:rPr>
                <w:noProof/>
                <w:lang w:val="en-US"/>
              </w:rPr>
              <w:lastRenderedPageBreak/>
              <w:drawing>
                <wp:inline distT="0" distB="0" distL="0" distR="0" wp14:anchorId="5738A6CB" wp14:editId="7F14EC2B">
                  <wp:extent cx="2124075" cy="2124075"/>
                  <wp:effectExtent l="0" t="0" r="9525" b="9525"/>
                  <wp:docPr id="10" name="Imagen 10" descr="Stress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ess concept illustrati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r w:rsidRPr="00703C30">
              <w:t xml:space="preserve"> </w:t>
            </w:r>
          </w:p>
          <w:p w14:paraId="658986E6" w14:textId="06B0895A" w:rsidR="00A13769" w:rsidRPr="00703C30" w:rsidRDefault="00604A18" w:rsidP="001664B4">
            <w:pPr>
              <w:widowControl w:val="0"/>
              <w:spacing w:line="240" w:lineRule="auto"/>
            </w:pPr>
            <w:r>
              <w:t xml:space="preserve">Fuente: </w:t>
            </w:r>
            <w:hyperlink r:id="rId63" w:history="1">
              <w:r w:rsidR="007B5F86" w:rsidRPr="00DE5E0F">
                <w:rPr>
                  <w:rStyle w:val="Hipervnculo"/>
                </w:rPr>
                <w:t>https://img.freepik.com/free-vector/stress-concept-illustration_114360-2031.jpg</w:t>
              </w:r>
            </w:hyperlink>
            <w:r w:rsidR="007B5F86">
              <w:t xml:space="preserve"> </w:t>
            </w:r>
          </w:p>
        </w:tc>
        <w:tc>
          <w:tcPr>
            <w:tcW w:w="1472" w:type="dxa"/>
            <w:shd w:val="clear" w:color="auto" w:fill="auto"/>
            <w:tcMar>
              <w:top w:w="100" w:type="dxa"/>
              <w:left w:w="100" w:type="dxa"/>
              <w:bottom w:w="100" w:type="dxa"/>
              <w:right w:w="100" w:type="dxa"/>
            </w:tcMar>
          </w:tcPr>
          <w:p w14:paraId="680906BC" w14:textId="6070C06A" w:rsidR="00E77C63" w:rsidRPr="00703C30" w:rsidRDefault="00703C30" w:rsidP="001664B4">
            <w:pPr>
              <w:widowControl w:val="0"/>
              <w:spacing w:line="240" w:lineRule="auto"/>
            </w:pPr>
            <w:r w:rsidRPr="00703C30">
              <w:lastRenderedPageBreak/>
              <w:t>Música de fondo</w:t>
            </w:r>
          </w:p>
        </w:tc>
        <w:tc>
          <w:tcPr>
            <w:tcW w:w="3937" w:type="dxa"/>
            <w:shd w:val="clear" w:color="auto" w:fill="auto"/>
            <w:tcMar>
              <w:top w:w="100" w:type="dxa"/>
              <w:left w:w="100" w:type="dxa"/>
              <w:bottom w:w="100" w:type="dxa"/>
              <w:right w:w="100" w:type="dxa"/>
            </w:tcMar>
          </w:tcPr>
          <w:p w14:paraId="600C5BA1" w14:textId="4FD67BF7" w:rsidR="002A560C" w:rsidRDefault="002A560C" w:rsidP="001E6694">
            <w:pPr>
              <w:rPr>
                <w:lang w:val="es-CO"/>
              </w:rPr>
            </w:pPr>
            <w:r w:rsidRPr="00703C30">
              <w:rPr>
                <w:lang w:val="es-CO"/>
              </w:rPr>
              <w:t xml:space="preserve">Al igual que en los procesos de limpieza de datos, se busca con la normalización eliminar la inexactitud </w:t>
            </w:r>
            <w:r w:rsidR="007A29C0">
              <w:rPr>
                <w:lang w:val="es-CO"/>
              </w:rPr>
              <w:t>e</w:t>
            </w:r>
            <w:r w:rsidRPr="00703C30">
              <w:rPr>
                <w:lang w:val="es-CO"/>
              </w:rPr>
              <w:t xml:space="preserve"> incoherencia de los conjuntos de datos</w:t>
            </w:r>
            <w:r w:rsidR="007A29C0">
              <w:rPr>
                <w:lang w:val="es-CO"/>
              </w:rPr>
              <w:t>,</w:t>
            </w:r>
            <w:r w:rsidRPr="00703C30">
              <w:rPr>
                <w:lang w:val="es-CO"/>
              </w:rPr>
              <w:t xml:space="preserve"> que se da</w:t>
            </w:r>
            <w:r w:rsidR="007A29C0">
              <w:rPr>
                <w:lang w:val="es-CO"/>
              </w:rPr>
              <w:t>,</w:t>
            </w:r>
            <w:r w:rsidRPr="00703C30">
              <w:rPr>
                <w:lang w:val="es-CO"/>
              </w:rPr>
              <w:t xml:space="preserve"> en muchos casos</w:t>
            </w:r>
            <w:r w:rsidR="007A29C0">
              <w:rPr>
                <w:lang w:val="es-CO"/>
              </w:rPr>
              <w:t>,</w:t>
            </w:r>
            <w:r w:rsidRPr="00703C30">
              <w:rPr>
                <w:lang w:val="es-CO"/>
              </w:rPr>
              <w:t xml:space="preserve"> debido a la integración de </w:t>
            </w:r>
            <w:r w:rsidR="007A29C0">
              <w:rPr>
                <w:lang w:val="es-CO"/>
              </w:rPr>
              <w:t>información</w:t>
            </w:r>
            <w:r w:rsidR="007A29C0" w:rsidRPr="00703C30">
              <w:rPr>
                <w:lang w:val="es-CO"/>
              </w:rPr>
              <w:t xml:space="preserve"> </w:t>
            </w:r>
            <w:r w:rsidRPr="00703C30">
              <w:rPr>
                <w:lang w:val="es-CO"/>
              </w:rPr>
              <w:t>de diversas fuentes. De la calidad y</w:t>
            </w:r>
            <w:r w:rsidR="007A29C0">
              <w:rPr>
                <w:lang w:val="es-CO"/>
              </w:rPr>
              <w:t xml:space="preserve"> de la</w:t>
            </w:r>
            <w:r w:rsidRPr="00703C30">
              <w:rPr>
                <w:lang w:val="es-CO"/>
              </w:rPr>
              <w:t xml:space="preserve"> correcta realización de estas actividades dependerá</w:t>
            </w:r>
            <w:r w:rsidR="000C0B9E">
              <w:rPr>
                <w:lang w:val="es-CO"/>
              </w:rPr>
              <w:t>n</w:t>
            </w:r>
            <w:r w:rsidRPr="00703C30">
              <w:rPr>
                <w:lang w:val="es-CO"/>
              </w:rPr>
              <w:t xml:space="preserve"> en gran medida los resultados de los </w:t>
            </w:r>
            <w:r w:rsidRPr="00703C30">
              <w:rPr>
                <w:lang w:val="es-CO"/>
              </w:rPr>
              <w:lastRenderedPageBreak/>
              <w:t>ejercicios de ciencia de datos que se realicen.</w:t>
            </w:r>
          </w:p>
          <w:p w14:paraId="3D544AB1" w14:textId="329973D0" w:rsidR="00E77C63" w:rsidRPr="00703C30" w:rsidRDefault="002D5163" w:rsidP="001E6694">
            <w:pPr>
              <w:widowControl w:val="0"/>
              <w:rPr>
                <w:lang w:val="es-CO"/>
              </w:rPr>
            </w:pPr>
            <w:r w:rsidRPr="00703C30">
              <w:rPr>
                <w:lang w:val="es-CO"/>
              </w:rPr>
              <w:t>El proceso de normalización de datos se puede dividir en cuatro pasos:</w:t>
            </w:r>
          </w:p>
        </w:tc>
        <w:tc>
          <w:tcPr>
            <w:tcW w:w="3372" w:type="dxa"/>
            <w:shd w:val="clear" w:color="auto" w:fill="auto"/>
            <w:tcMar>
              <w:top w:w="100" w:type="dxa"/>
              <w:left w:w="100" w:type="dxa"/>
              <w:bottom w:w="100" w:type="dxa"/>
              <w:right w:w="100" w:type="dxa"/>
            </w:tcMar>
          </w:tcPr>
          <w:p w14:paraId="65C22D75" w14:textId="645AAEA7" w:rsidR="00E77C63" w:rsidRPr="00703C30" w:rsidRDefault="00703C30" w:rsidP="001664B4">
            <w:pPr>
              <w:widowControl w:val="0"/>
              <w:spacing w:line="240" w:lineRule="auto"/>
            </w:pPr>
            <w:r>
              <w:rPr>
                <w:lang w:val="es-CO"/>
              </w:rPr>
              <w:lastRenderedPageBreak/>
              <w:t xml:space="preserve">Buscan </w:t>
            </w:r>
            <w:r w:rsidRPr="00703C30">
              <w:rPr>
                <w:lang w:val="es-CO"/>
              </w:rPr>
              <w:t>eliminar la inexactitud y la incoherencia de los conjuntos de datos</w:t>
            </w:r>
            <w:r w:rsidR="007A29C0">
              <w:rPr>
                <w:lang w:val="es-CO"/>
              </w:rPr>
              <w:t>.</w:t>
            </w:r>
          </w:p>
        </w:tc>
      </w:tr>
      <w:tr w:rsidR="002A560C" w14:paraId="23907BBB" w14:textId="77777777" w:rsidTr="001664B4">
        <w:tc>
          <w:tcPr>
            <w:tcW w:w="1086" w:type="dxa"/>
            <w:shd w:val="clear" w:color="auto" w:fill="auto"/>
            <w:tcMar>
              <w:top w:w="100" w:type="dxa"/>
              <w:left w:w="100" w:type="dxa"/>
              <w:bottom w:w="100" w:type="dxa"/>
              <w:right w:w="100" w:type="dxa"/>
            </w:tcMar>
          </w:tcPr>
          <w:p w14:paraId="586FAA6B" w14:textId="791BA56B" w:rsidR="002A560C" w:rsidRPr="00703C30" w:rsidRDefault="00703C30" w:rsidP="001664B4">
            <w:pPr>
              <w:widowControl w:val="0"/>
              <w:spacing w:line="240" w:lineRule="auto"/>
              <w:rPr>
                <w:b/>
              </w:rPr>
            </w:pPr>
            <w:r w:rsidRPr="00703C30">
              <w:rPr>
                <w:b/>
              </w:rPr>
              <w:t>04</w:t>
            </w:r>
          </w:p>
        </w:tc>
        <w:tc>
          <w:tcPr>
            <w:tcW w:w="3545" w:type="dxa"/>
            <w:shd w:val="clear" w:color="auto" w:fill="auto"/>
            <w:tcMar>
              <w:top w:w="100" w:type="dxa"/>
              <w:left w:w="100" w:type="dxa"/>
              <w:bottom w:w="100" w:type="dxa"/>
              <w:right w:w="100" w:type="dxa"/>
            </w:tcMar>
          </w:tcPr>
          <w:p w14:paraId="68823486" w14:textId="43FCBEEA" w:rsidR="00A13769" w:rsidRDefault="002D5163" w:rsidP="001664B4">
            <w:pPr>
              <w:widowControl w:val="0"/>
              <w:spacing w:line="240" w:lineRule="auto"/>
            </w:pPr>
            <w:r>
              <w:t>Imagen que muestre proceso que identifique las necesidades de la organización.</w:t>
            </w:r>
          </w:p>
          <w:p w14:paraId="3AF23371" w14:textId="77777777" w:rsidR="00604A18" w:rsidRDefault="00604A18" w:rsidP="001664B4">
            <w:pPr>
              <w:widowControl w:val="0"/>
              <w:spacing w:line="240" w:lineRule="auto"/>
            </w:pPr>
          </w:p>
          <w:p w14:paraId="5A0904ED" w14:textId="77777777" w:rsidR="002A560C" w:rsidRDefault="00A13769" w:rsidP="001664B4">
            <w:pPr>
              <w:widowControl w:val="0"/>
              <w:spacing w:line="240" w:lineRule="auto"/>
            </w:pPr>
            <w:r>
              <w:rPr>
                <w:noProof/>
                <w:lang w:val="en-US"/>
              </w:rPr>
              <w:drawing>
                <wp:inline distT="0" distB="0" distL="0" distR="0" wp14:anchorId="411A1ADF" wp14:editId="6A24C380">
                  <wp:extent cx="2124075" cy="1414780"/>
                  <wp:effectExtent l="0" t="0" r="9525" b="0"/>
                  <wp:docPr id="12" name="Imagen 12" descr="Data analysis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analysis concept illustrati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4075" cy="1414780"/>
                          </a:xfrm>
                          <a:prstGeom prst="rect">
                            <a:avLst/>
                          </a:prstGeom>
                          <a:noFill/>
                          <a:ln>
                            <a:noFill/>
                          </a:ln>
                        </pic:spPr>
                      </pic:pic>
                    </a:graphicData>
                  </a:graphic>
                </wp:inline>
              </w:drawing>
            </w:r>
          </w:p>
          <w:p w14:paraId="4EE9A097" w14:textId="0654B093" w:rsidR="00A13769" w:rsidRPr="00703C30" w:rsidRDefault="00604A18" w:rsidP="001664B4">
            <w:pPr>
              <w:widowControl w:val="0"/>
              <w:spacing w:line="240" w:lineRule="auto"/>
            </w:pPr>
            <w:r>
              <w:lastRenderedPageBreak/>
              <w:t xml:space="preserve">Fuente: </w:t>
            </w:r>
            <w:hyperlink r:id="rId65" w:history="1">
              <w:r w:rsidR="00993D1C" w:rsidRPr="00DE5E0F">
                <w:rPr>
                  <w:rStyle w:val="Hipervnculo"/>
                </w:rPr>
                <w:t>https://img.freepik.com/free-vector/data-analysis-concept-illustration_114360-8053.jpg</w:t>
              </w:r>
            </w:hyperlink>
            <w:r w:rsidR="00993D1C">
              <w:t xml:space="preserve"> </w:t>
            </w:r>
          </w:p>
        </w:tc>
        <w:tc>
          <w:tcPr>
            <w:tcW w:w="1472" w:type="dxa"/>
            <w:shd w:val="clear" w:color="auto" w:fill="auto"/>
            <w:tcMar>
              <w:top w:w="100" w:type="dxa"/>
              <w:left w:w="100" w:type="dxa"/>
              <w:bottom w:w="100" w:type="dxa"/>
              <w:right w:w="100" w:type="dxa"/>
            </w:tcMar>
          </w:tcPr>
          <w:p w14:paraId="73C292E6" w14:textId="7666F6C7" w:rsidR="002A560C" w:rsidRPr="00703C30" w:rsidRDefault="00703C30" w:rsidP="001664B4">
            <w:pPr>
              <w:widowControl w:val="0"/>
              <w:spacing w:line="240" w:lineRule="auto"/>
            </w:pPr>
            <w:r w:rsidRPr="00703C30">
              <w:lastRenderedPageBreak/>
              <w:t>Música de fondo</w:t>
            </w:r>
          </w:p>
        </w:tc>
        <w:tc>
          <w:tcPr>
            <w:tcW w:w="3937" w:type="dxa"/>
            <w:shd w:val="clear" w:color="auto" w:fill="auto"/>
            <w:tcMar>
              <w:top w:w="100" w:type="dxa"/>
              <w:left w:w="100" w:type="dxa"/>
              <w:bottom w:w="100" w:type="dxa"/>
              <w:right w:w="100" w:type="dxa"/>
            </w:tcMar>
          </w:tcPr>
          <w:p w14:paraId="0A8A7DCA" w14:textId="63FBA597" w:rsidR="002A560C" w:rsidRPr="00703C30" w:rsidRDefault="00604A18" w:rsidP="001E6694">
            <w:pPr>
              <w:spacing w:line="259" w:lineRule="auto"/>
              <w:rPr>
                <w:lang w:val="es-CO"/>
              </w:rPr>
            </w:pPr>
            <w:r>
              <w:rPr>
                <w:b/>
                <w:bCs/>
                <w:lang w:val="es-CO"/>
              </w:rPr>
              <w:t xml:space="preserve">01. </w:t>
            </w:r>
            <w:r w:rsidR="002A560C" w:rsidRPr="00604A18">
              <w:rPr>
                <w:b/>
                <w:bCs/>
                <w:lang w:val="es-CO"/>
              </w:rPr>
              <w:t>Definir la norma a aplicar:</w:t>
            </w:r>
            <w:r w:rsidR="002A560C" w:rsidRPr="00604A18">
              <w:rPr>
                <w:lang w:val="es-CO"/>
              </w:rPr>
              <w:t xml:space="preserve"> </w:t>
            </w:r>
            <w:r w:rsidR="00973615">
              <w:rPr>
                <w:lang w:val="es-CO"/>
              </w:rPr>
              <w:t>e</w:t>
            </w:r>
            <w:r w:rsidR="002A560C" w:rsidRPr="00604A18">
              <w:rPr>
                <w:lang w:val="es-CO"/>
              </w:rPr>
              <w:t>l primer paso consiste en definir o identificar la norma que satisface las necesidades de la organización. La mejor manera de realizar esto es definir un modelo de datos para la organización</w:t>
            </w:r>
            <w:r w:rsidR="00973615">
              <w:rPr>
                <w:lang w:val="es-CO"/>
              </w:rPr>
              <w:t>,</w:t>
            </w:r>
            <w:r w:rsidR="002A560C" w:rsidRPr="00604A18">
              <w:rPr>
                <w:lang w:val="es-CO"/>
              </w:rPr>
              <w:t xml:space="preserve"> donde se representará el estado ideal al que deben ajustarse los datos de las diversas fuentes de información. En este modelo de datos se deberán identificar los activos de </w:t>
            </w:r>
            <w:r w:rsidR="002A560C" w:rsidRPr="00604A18">
              <w:rPr>
                <w:lang w:val="es-CO"/>
              </w:rPr>
              <w:lastRenderedPageBreak/>
              <w:t xml:space="preserve">datos, </w:t>
            </w:r>
            <w:r w:rsidR="00973615">
              <w:rPr>
                <w:lang w:val="es-CO"/>
              </w:rPr>
              <w:t xml:space="preserve">como también </w:t>
            </w:r>
            <w:r w:rsidR="002A560C" w:rsidRPr="00604A18">
              <w:rPr>
                <w:lang w:val="es-CO"/>
              </w:rPr>
              <w:t xml:space="preserve">definir los campos y sus detalles, los tipos de datos adecuados, los límites de caracteres, </w:t>
            </w:r>
            <w:r w:rsidR="00973615">
              <w:rPr>
                <w:lang w:val="es-CO"/>
              </w:rPr>
              <w:t xml:space="preserve">los </w:t>
            </w:r>
            <w:r w:rsidR="002A560C" w:rsidRPr="00604A18">
              <w:rPr>
                <w:lang w:val="es-CO"/>
              </w:rPr>
              <w:t xml:space="preserve">patrones, </w:t>
            </w:r>
            <w:r w:rsidR="00973615">
              <w:rPr>
                <w:lang w:val="es-CO"/>
              </w:rPr>
              <w:t xml:space="preserve">los </w:t>
            </w:r>
            <w:r w:rsidR="002A560C" w:rsidRPr="00604A18">
              <w:rPr>
                <w:lang w:val="es-CO"/>
              </w:rPr>
              <w:t>formatos (por ejemplo, los relacionados con las fechas), las unidades de medida y los dominios de valores (para los campos categóricos)</w:t>
            </w:r>
            <w:r>
              <w:rPr>
                <w:lang w:val="es-CO"/>
              </w:rPr>
              <w:t>.</w:t>
            </w:r>
          </w:p>
        </w:tc>
        <w:tc>
          <w:tcPr>
            <w:tcW w:w="3372" w:type="dxa"/>
            <w:shd w:val="clear" w:color="auto" w:fill="auto"/>
            <w:tcMar>
              <w:top w:w="100" w:type="dxa"/>
              <w:left w:w="100" w:type="dxa"/>
              <w:bottom w:w="100" w:type="dxa"/>
              <w:right w:w="100" w:type="dxa"/>
            </w:tcMar>
          </w:tcPr>
          <w:p w14:paraId="7E086826" w14:textId="236650FB" w:rsidR="002A560C" w:rsidRPr="00703C30" w:rsidRDefault="00703C30" w:rsidP="001664B4">
            <w:pPr>
              <w:widowControl w:val="0"/>
              <w:spacing w:line="240" w:lineRule="auto"/>
            </w:pPr>
            <w:r w:rsidRPr="00703C30">
              <w:rPr>
                <w:lang w:val="es-CO"/>
              </w:rPr>
              <w:lastRenderedPageBreak/>
              <w:t xml:space="preserve">Definir la norma a aplicar: </w:t>
            </w:r>
            <w:r w:rsidR="00973615">
              <w:rPr>
                <w:lang w:val="es-CO"/>
              </w:rPr>
              <w:t>e</w:t>
            </w:r>
            <w:r w:rsidRPr="00703C30">
              <w:rPr>
                <w:lang w:val="es-CO"/>
              </w:rPr>
              <w:t>l primer paso consiste en definir o identificar la norma que satisface las necesidades de la organización</w:t>
            </w:r>
            <w:r w:rsidR="00973615">
              <w:rPr>
                <w:lang w:val="es-CO"/>
              </w:rPr>
              <w:t>.</w:t>
            </w:r>
          </w:p>
        </w:tc>
      </w:tr>
      <w:tr w:rsidR="002A560C" w14:paraId="4A0667CF" w14:textId="77777777" w:rsidTr="001664B4">
        <w:tc>
          <w:tcPr>
            <w:tcW w:w="1086" w:type="dxa"/>
            <w:shd w:val="clear" w:color="auto" w:fill="auto"/>
            <w:tcMar>
              <w:top w:w="100" w:type="dxa"/>
              <w:left w:w="100" w:type="dxa"/>
              <w:bottom w:w="100" w:type="dxa"/>
              <w:right w:w="100" w:type="dxa"/>
            </w:tcMar>
          </w:tcPr>
          <w:p w14:paraId="4BEDC9B2" w14:textId="5CA2F1A7" w:rsidR="002A560C" w:rsidRPr="00703C30" w:rsidRDefault="00703C30" w:rsidP="001664B4">
            <w:pPr>
              <w:widowControl w:val="0"/>
              <w:spacing w:line="240" w:lineRule="auto"/>
              <w:rPr>
                <w:b/>
              </w:rPr>
            </w:pPr>
            <w:r w:rsidRPr="00703C30">
              <w:rPr>
                <w:b/>
              </w:rPr>
              <w:t>05</w:t>
            </w:r>
          </w:p>
        </w:tc>
        <w:tc>
          <w:tcPr>
            <w:tcW w:w="3545" w:type="dxa"/>
            <w:shd w:val="clear" w:color="auto" w:fill="auto"/>
            <w:tcMar>
              <w:top w:w="100" w:type="dxa"/>
              <w:left w:w="100" w:type="dxa"/>
              <w:bottom w:w="100" w:type="dxa"/>
              <w:right w:w="100" w:type="dxa"/>
            </w:tcMar>
          </w:tcPr>
          <w:p w14:paraId="220A907E" w14:textId="2D8D2D97" w:rsidR="00993D1C" w:rsidRDefault="00993D1C" w:rsidP="001664B4">
            <w:pPr>
              <w:widowControl w:val="0"/>
              <w:spacing w:line="240" w:lineRule="auto"/>
            </w:pPr>
            <w:r>
              <w:t>Imagen que muestre proceso de verificación de datos.</w:t>
            </w:r>
          </w:p>
          <w:p w14:paraId="1C1AC144" w14:textId="77777777" w:rsidR="00604A18" w:rsidRDefault="00604A18" w:rsidP="001664B4">
            <w:pPr>
              <w:widowControl w:val="0"/>
              <w:spacing w:line="240" w:lineRule="auto"/>
            </w:pPr>
          </w:p>
          <w:p w14:paraId="52EA2CE3" w14:textId="371454EB" w:rsidR="002A560C" w:rsidRDefault="00A13769" w:rsidP="001664B4">
            <w:pPr>
              <w:widowControl w:val="0"/>
              <w:spacing w:line="240" w:lineRule="auto"/>
            </w:pPr>
            <w:r>
              <w:rPr>
                <w:noProof/>
                <w:lang w:val="en-US"/>
              </w:rPr>
              <w:drawing>
                <wp:inline distT="0" distB="0" distL="0" distR="0" wp14:anchorId="4B1D42DD" wp14:editId="1DDEEA55">
                  <wp:extent cx="2124075" cy="2124075"/>
                  <wp:effectExtent l="0" t="0" r="9525" b="9525"/>
                  <wp:docPr id="13" name="Imagen 13" descr="Curiosity search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iosity search concept illustra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7C5F8F8C" w14:textId="49750526" w:rsidR="00A13769" w:rsidRPr="00703C30" w:rsidRDefault="00604A18" w:rsidP="001664B4">
            <w:pPr>
              <w:widowControl w:val="0"/>
              <w:spacing w:line="240" w:lineRule="auto"/>
            </w:pPr>
            <w:r>
              <w:t xml:space="preserve">Fuente: </w:t>
            </w:r>
            <w:hyperlink r:id="rId67" w:history="1">
              <w:r w:rsidR="00993D1C" w:rsidRPr="00DE5E0F">
                <w:rPr>
                  <w:rStyle w:val="Hipervnculo"/>
                </w:rPr>
                <w:t>https://img.freepik.com/free-vector/curiosity-search-concept-illustration_114360-11031.jpg</w:t>
              </w:r>
            </w:hyperlink>
            <w:r w:rsidR="00993D1C">
              <w:t xml:space="preserve"> </w:t>
            </w:r>
          </w:p>
        </w:tc>
        <w:tc>
          <w:tcPr>
            <w:tcW w:w="1472" w:type="dxa"/>
            <w:shd w:val="clear" w:color="auto" w:fill="auto"/>
            <w:tcMar>
              <w:top w:w="100" w:type="dxa"/>
              <w:left w:w="100" w:type="dxa"/>
              <w:bottom w:w="100" w:type="dxa"/>
              <w:right w:w="100" w:type="dxa"/>
            </w:tcMar>
          </w:tcPr>
          <w:p w14:paraId="7912DE8C" w14:textId="10415921" w:rsidR="002A560C" w:rsidRPr="00703C30" w:rsidRDefault="00703C30" w:rsidP="001664B4">
            <w:pPr>
              <w:widowControl w:val="0"/>
              <w:spacing w:line="240" w:lineRule="auto"/>
            </w:pPr>
            <w:r w:rsidRPr="00703C30">
              <w:t>Música de fondo</w:t>
            </w:r>
          </w:p>
        </w:tc>
        <w:tc>
          <w:tcPr>
            <w:tcW w:w="3937" w:type="dxa"/>
            <w:shd w:val="clear" w:color="auto" w:fill="auto"/>
            <w:tcMar>
              <w:top w:w="100" w:type="dxa"/>
              <w:left w:w="100" w:type="dxa"/>
              <w:bottom w:w="100" w:type="dxa"/>
              <w:right w:w="100" w:type="dxa"/>
            </w:tcMar>
          </w:tcPr>
          <w:p w14:paraId="63F0A841" w14:textId="62AB346E" w:rsidR="002A560C" w:rsidRPr="00604A18" w:rsidRDefault="00604A18" w:rsidP="001E6694">
            <w:pPr>
              <w:spacing w:after="160" w:line="259" w:lineRule="auto"/>
              <w:rPr>
                <w:lang w:val="es-CO"/>
              </w:rPr>
            </w:pPr>
            <w:r>
              <w:rPr>
                <w:b/>
                <w:bCs/>
                <w:lang w:val="es-CO"/>
              </w:rPr>
              <w:t xml:space="preserve">02. </w:t>
            </w:r>
            <w:r w:rsidR="002A560C" w:rsidRPr="00604A18">
              <w:rPr>
                <w:b/>
                <w:bCs/>
                <w:lang w:val="es-CO"/>
              </w:rPr>
              <w:t>Probar el estado de los datos:</w:t>
            </w:r>
            <w:r w:rsidR="002A560C" w:rsidRPr="00604A18">
              <w:rPr>
                <w:lang w:val="es-CO"/>
              </w:rPr>
              <w:t xml:space="preserve"> </w:t>
            </w:r>
            <w:r w:rsidR="0041342C">
              <w:rPr>
                <w:lang w:val="es-CO"/>
              </w:rPr>
              <w:t>u</w:t>
            </w:r>
            <w:r w:rsidR="002A560C" w:rsidRPr="00604A18">
              <w:rPr>
                <w:lang w:val="es-CO"/>
              </w:rPr>
              <w:t>na vez definida la norma a aplicar</w:t>
            </w:r>
            <w:r w:rsidR="0041342C">
              <w:rPr>
                <w:lang w:val="es-CO"/>
              </w:rPr>
              <w:t>,</w:t>
            </w:r>
            <w:r w:rsidR="002A560C" w:rsidRPr="00604A18">
              <w:rPr>
                <w:lang w:val="es-CO"/>
              </w:rPr>
              <w:t xml:space="preserve"> se verifica que datos se ajustan a </w:t>
            </w:r>
            <w:r w:rsidR="0041342C">
              <w:rPr>
                <w:lang w:val="es-CO"/>
              </w:rPr>
              <w:t>e</w:t>
            </w:r>
            <w:r w:rsidR="002A560C" w:rsidRPr="00604A18">
              <w:rPr>
                <w:lang w:val="es-CO"/>
              </w:rPr>
              <w:t>sta mediante el análisis de registros y atributos, la comparación y validación de patrones y el uso de diccionarios de datos. Este análisis debe finalizar con un informe sobre el perfil de l</w:t>
            </w:r>
            <w:r w:rsidR="009A0D1D">
              <w:rPr>
                <w:lang w:val="es-CO"/>
              </w:rPr>
              <w:t xml:space="preserve">a información, en el que </w:t>
            </w:r>
            <w:r w:rsidR="002A560C" w:rsidRPr="00604A18">
              <w:rPr>
                <w:lang w:val="es-CO"/>
              </w:rPr>
              <w:t>se consolide cuántos de los datos analizados cumplen con las normas establecidas y cuáles deben transform</w:t>
            </w:r>
            <w:r w:rsidR="009A0D1D">
              <w:rPr>
                <w:lang w:val="es-CO"/>
              </w:rPr>
              <w:t>arse</w:t>
            </w:r>
            <w:r w:rsidR="002A560C" w:rsidRPr="00604A18">
              <w:rPr>
                <w:lang w:val="es-CO"/>
              </w:rPr>
              <w:t>.</w:t>
            </w:r>
          </w:p>
        </w:tc>
        <w:tc>
          <w:tcPr>
            <w:tcW w:w="3372" w:type="dxa"/>
            <w:shd w:val="clear" w:color="auto" w:fill="auto"/>
            <w:tcMar>
              <w:top w:w="100" w:type="dxa"/>
              <w:left w:w="100" w:type="dxa"/>
              <w:bottom w:w="100" w:type="dxa"/>
              <w:right w:w="100" w:type="dxa"/>
            </w:tcMar>
          </w:tcPr>
          <w:p w14:paraId="2273A825" w14:textId="2769F77C" w:rsidR="002A560C" w:rsidRPr="00703C30" w:rsidRDefault="00703C30" w:rsidP="001664B4">
            <w:pPr>
              <w:widowControl w:val="0"/>
              <w:spacing w:line="240" w:lineRule="auto"/>
            </w:pPr>
            <w:r w:rsidRPr="00703C30">
              <w:rPr>
                <w:lang w:val="es-CO"/>
              </w:rPr>
              <w:t xml:space="preserve">Probar el estado de los datos: </w:t>
            </w:r>
            <w:r w:rsidR="0041342C">
              <w:rPr>
                <w:lang w:val="es-CO"/>
              </w:rPr>
              <w:t>u</w:t>
            </w:r>
            <w:r w:rsidRPr="00703C30">
              <w:rPr>
                <w:lang w:val="es-CO"/>
              </w:rPr>
              <w:t>na vez definida la norma a aplicar</w:t>
            </w:r>
            <w:r w:rsidR="0041342C">
              <w:rPr>
                <w:lang w:val="es-CO"/>
              </w:rPr>
              <w:t>,</w:t>
            </w:r>
            <w:r w:rsidRPr="00703C30">
              <w:rPr>
                <w:lang w:val="es-CO"/>
              </w:rPr>
              <w:t xml:space="preserve"> se verifica qu</w:t>
            </w:r>
            <w:r w:rsidR="0041342C">
              <w:rPr>
                <w:lang w:val="es-CO"/>
              </w:rPr>
              <w:t>é</w:t>
            </w:r>
            <w:r w:rsidRPr="00703C30">
              <w:rPr>
                <w:lang w:val="es-CO"/>
              </w:rPr>
              <w:t xml:space="preserve"> datos se ajustan a </w:t>
            </w:r>
            <w:r w:rsidR="0041342C">
              <w:rPr>
                <w:lang w:val="es-CO"/>
              </w:rPr>
              <w:t>e</w:t>
            </w:r>
            <w:r w:rsidRPr="00703C30">
              <w:rPr>
                <w:lang w:val="es-CO"/>
              </w:rPr>
              <w:t>sta mediante el análisis de registros y atributos</w:t>
            </w:r>
            <w:r w:rsidR="0041342C">
              <w:rPr>
                <w:lang w:val="es-CO"/>
              </w:rPr>
              <w:t>.</w:t>
            </w:r>
          </w:p>
        </w:tc>
      </w:tr>
      <w:tr w:rsidR="002A560C" w14:paraId="4609EBA3" w14:textId="77777777" w:rsidTr="001664B4">
        <w:tc>
          <w:tcPr>
            <w:tcW w:w="1086" w:type="dxa"/>
            <w:shd w:val="clear" w:color="auto" w:fill="auto"/>
            <w:tcMar>
              <w:top w:w="100" w:type="dxa"/>
              <w:left w:w="100" w:type="dxa"/>
              <w:bottom w:w="100" w:type="dxa"/>
              <w:right w:w="100" w:type="dxa"/>
            </w:tcMar>
          </w:tcPr>
          <w:p w14:paraId="6E36DDB3" w14:textId="70DBE4EB" w:rsidR="002A560C" w:rsidRPr="00703C30" w:rsidRDefault="00703C30" w:rsidP="001664B4">
            <w:pPr>
              <w:widowControl w:val="0"/>
              <w:spacing w:line="240" w:lineRule="auto"/>
              <w:rPr>
                <w:b/>
              </w:rPr>
            </w:pPr>
            <w:r w:rsidRPr="00703C30">
              <w:rPr>
                <w:b/>
              </w:rPr>
              <w:lastRenderedPageBreak/>
              <w:t>06</w:t>
            </w:r>
          </w:p>
        </w:tc>
        <w:tc>
          <w:tcPr>
            <w:tcW w:w="3545" w:type="dxa"/>
            <w:shd w:val="clear" w:color="auto" w:fill="auto"/>
            <w:tcMar>
              <w:top w:w="100" w:type="dxa"/>
              <w:left w:w="100" w:type="dxa"/>
              <w:bottom w:w="100" w:type="dxa"/>
              <w:right w:w="100" w:type="dxa"/>
            </w:tcMar>
          </w:tcPr>
          <w:p w14:paraId="2D8B1A09" w14:textId="04BD9D92" w:rsidR="00993D1C" w:rsidRDefault="00993D1C" w:rsidP="001664B4">
            <w:pPr>
              <w:widowControl w:val="0"/>
              <w:spacing w:line="240" w:lineRule="auto"/>
            </w:pPr>
            <w:r>
              <w:t>Imagen que muestre proceso de transformación de datos.</w:t>
            </w:r>
          </w:p>
          <w:p w14:paraId="64B95A67" w14:textId="77777777" w:rsidR="00993D1C" w:rsidRDefault="00993D1C" w:rsidP="001664B4">
            <w:pPr>
              <w:widowControl w:val="0"/>
              <w:spacing w:line="240" w:lineRule="auto"/>
            </w:pPr>
          </w:p>
          <w:p w14:paraId="67E385D4" w14:textId="4C72A1E3" w:rsidR="002A560C" w:rsidRDefault="00A13769" w:rsidP="001664B4">
            <w:pPr>
              <w:widowControl w:val="0"/>
              <w:spacing w:line="240" w:lineRule="auto"/>
            </w:pPr>
            <w:r>
              <w:rPr>
                <w:noProof/>
                <w:lang w:val="en-US"/>
              </w:rPr>
              <w:drawing>
                <wp:inline distT="0" distB="0" distL="0" distR="0" wp14:anchorId="19EF58FF" wp14:editId="6D2BB4AF">
                  <wp:extent cx="2124075" cy="1414780"/>
                  <wp:effectExtent l="0" t="0" r="9525" b="0"/>
                  <wp:docPr id="15" name="Imagen 15" descr="Text files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 files concept illustra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24075" cy="1414780"/>
                          </a:xfrm>
                          <a:prstGeom prst="rect">
                            <a:avLst/>
                          </a:prstGeom>
                          <a:noFill/>
                          <a:ln>
                            <a:noFill/>
                          </a:ln>
                        </pic:spPr>
                      </pic:pic>
                    </a:graphicData>
                  </a:graphic>
                </wp:inline>
              </w:drawing>
            </w:r>
          </w:p>
          <w:p w14:paraId="49E40048" w14:textId="1AD9BF5B" w:rsidR="00A13769" w:rsidRPr="00703C30" w:rsidRDefault="00D17E32" w:rsidP="001664B4">
            <w:pPr>
              <w:widowControl w:val="0"/>
              <w:spacing w:line="240" w:lineRule="auto"/>
            </w:pPr>
            <w:r>
              <w:t xml:space="preserve">Fuente: </w:t>
            </w:r>
            <w:hyperlink r:id="rId69" w:history="1">
              <w:r w:rsidR="00993D1C" w:rsidRPr="00DE5E0F">
                <w:rPr>
                  <w:rStyle w:val="Hipervnculo"/>
                </w:rPr>
                <w:t>https://img.freepik.com/free-vector/text-files-concept-illustration_114360-4402.jpg</w:t>
              </w:r>
            </w:hyperlink>
            <w:r w:rsidR="00993D1C">
              <w:t xml:space="preserve"> </w:t>
            </w:r>
          </w:p>
        </w:tc>
        <w:tc>
          <w:tcPr>
            <w:tcW w:w="1472" w:type="dxa"/>
            <w:shd w:val="clear" w:color="auto" w:fill="auto"/>
            <w:tcMar>
              <w:top w:w="100" w:type="dxa"/>
              <w:left w:w="100" w:type="dxa"/>
              <w:bottom w:w="100" w:type="dxa"/>
              <w:right w:w="100" w:type="dxa"/>
            </w:tcMar>
          </w:tcPr>
          <w:p w14:paraId="4AEBA57E" w14:textId="76980346" w:rsidR="002A560C" w:rsidRPr="00703C30" w:rsidRDefault="00703C30" w:rsidP="001664B4">
            <w:pPr>
              <w:widowControl w:val="0"/>
              <w:spacing w:line="240" w:lineRule="auto"/>
            </w:pPr>
            <w:r w:rsidRPr="00703C30">
              <w:t>Música de fondo</w:t>
            </w:r>
          </w:p>
        </w:tc>
        <w:tc>
          <w:tcPr>
            <w:tcW w:w="3937" w:type="dxa"/>
            <w:shd w:val="clear" w:color="auto" w:fill="auto"/>
            <w:tcMar>
              <w:top w:w="100" w:type="dxa"/>
              <w:left w:w="100" w:type="dxa"/>
              <w:bottom w:w="100" w:type="dxa"/>
              <w:right w:w="100" w:type="dxa"/>
            </w:tcMar>
          </w:tcPr>
          <w:p w14:paraId="4D38BCB9" w14:textId="28E1A76E" w:rsidR="002A560C" w:rsidRPr="00504127" w:rsidRDefault="00632B46" w:rsidP="001E6694">
            <w:pPr>
              <w:spacing w:after="160" w:line="259" w:lineRule="auto"/>
              <w:rPr>
                <w:lang w:val="es-CO"/>
              </w:rPr>
            </w:pPr>
            <w:r>
              <w:rPr>
                <w:b/>
                <w:bCs/>
                <w:lang w:val="es-CO"/>
              </w:rPr>
              <w:t xml:space="preserve">03. </w:t>
            </w:r>
            <w:r w:rsidR="002A560C" w:rsidRPr="00632B46">
              <w:rPr>
                <w:b/>
                <w:bCs/>
                <w:lang w:val="es-CO"/>
              </w:rPr>
              <w:t>Transformar los datos:</w:t>
            </w:r>
            <w:r w:rsidR="002A560C" w:rsidRPr="00632B46">
              <w:rPr>
                <w:lang w:val="es-CO"/>
              </w:rPr>
              <w:t xml:space="preserve"> </w:t>
            </w:r>
            <w:r w:rsidR="00D22AE3">
              <w:rPr>
                <w:lang w:val="es-CO"/>
              </w:rPr>
              <w:t>e</w:t>
            </w:r>
            <w:r w:rsidR="002A560C" w:rsidRPr="00632B46">
              <w:rPr>
                <w:lang w:val="es-CO"/>
              </w:rPr>
              <w:t>l siguiente paso consiste en convertir los valores identificados como no conformes (que no cumplen las normas establecidas) en un formato ya normalizado. Est</w:t>
            </w:r>
            <w:r w:rsidR="00213A52">
              <w:rPr>
                <w:lang w:val="es-CO"/>
              </w:rPr>
              <w:t xml:space="preserve">o </w:t>
            </w:r>
            <w:r w:rsidR="002A560C" w:rsidRPr="00632B46">
              <w:rPr>
                <w:lang w:val="es-CO"/>
              </w:rPr>
              <w:t>puede incluir: transformación de los tipos de datos de los campos</w:t>
            </w:r>
            <w:r w:rsidR="00213A52">
              <w:rPr>
                <w:lang w:val="es-CO"/>
              </w:rPr>
              <w:t xml:space="preserve"> y </w:t>
            </w:r>
            <w:r w:rsidR="002A560C" w:rsidRPr="00632B46">
              <w:rPr>
                <w:lang w:val="es-CO"/>
              </w:rPr>
              <w:t>de patrones y formatos (por ejemplo</w:t>
            </w:r>
            <w:r w:rsidR="00213A52">
              <w:rPr>
                <w:lang w:val="es-CO"/>
              </w:rPr>
              <w:t>,</w:t>
            </w:r>
            <w:r w:rsidR="002A560C" w:rsidRPr="00632B46">
              <w:rPr>
                <w:lang w:val="es-CO"/>
              </w:rPr>
              <w:t xml:space="preserve"> los relacionados con correos electrónicos</w:t>
            </w:r>
            <w:r w:rsidR="00213A52">
              <w:rPr>
                <w:lang w:val="es-CO"/>
              </w:rPr>
              <w:t>,</w:t>
            </w:r>
            <w:r w:rsidR="002A560C" w:rsidRPr="00632B46">
              <w:rPr>
                <w:lang w:val="es-CO"/>
              </w:rPr>
              <w:t xml:space="preserve"> que deben cumplir con un patrón definido</w:t>
            </w:r>
            <w:r w:rsidR="00213A52">
              <w:rPr>
                <w:lang w:val="es-CO"/>
              </w:rPr>
              <w:t>,</w:t>
            </w:r>
            <w:r w:rsidR="002A560C" w:rsidRPr="00632B46">
              <w:rPr>
                <w:lang w:val="es-CO"/>
              </w:rPr>
              <w:t xml:space="preserve"> o el caso de las fechas</w:t>
            </w:r>
            <w:r w:rsidR="00213A52">
              <w:rPr>
                <w:lang w:val="es-CO"/>
              </w:rPr>
              <w:t>,</w:t>
            </w:r>
            <w:r w:rsidR="002A560C" w:rsidRPr="00632B46">
              <w:rPr>
                <w:lang w:val="es-CO"/>
              </w:rPr>
              <w:t xml:space="preserve"> las cuales se deben manejar siempre en el mismo formato para que sean comparables), cambios de unidades de medida (como la conversión de los precios a una moneda establecida), ampliación de valores abreviados, eliminación de ruido presente en los valores de los datos (cadenas adicionales que no agregan valor) y reconstrucción de valores. Estas transformaciones se pueden realizar de forma manual o mediante herramientas automatizadas.</w:t>
            </w:r>
          </w:p>
        </w:tc>
        <w:tc>
          <w:tcPr>
            <w:tcW w:w="3372" w:type="dxa"/>
            <w:shd w:val="clear" w:color="auto" w:fill="auto"/>
            <w:tcMar>
              <w:top w:w="100" w:type="dxa"/>
              <w:left w:w="100" w:type="dxa"/>
              <w:bottom w:w="100" w:type="dxa"/>
              <w:right w:w="100" w:type="dxa"/>
            </w:tcMar>
          </w:tcPr>
          <w:p w14:paraId="14ACD8E8" w14:textId="179B44A9" w:rsidR="002A560C" w:rsidRPr="00703C30" w:rsidRDefault="00703C30">
            <w:pPr>
              <w:widowControl w:val="0"/>
              <w:spacing w:line="240" w:lineRule="auto"/>
            </w:pPr>
            <w:r w:rsidRPr="00703C30">
              <w:rPr>
                <w:lang w:val="es-CO"/>
              </w:rPr>
              <w:t>Transformar los datos: consiste en convertir los valores identificados como no conformes (que no cumplen las normas establecidas) en un formato ya normalizado</w:t>
            </w:r>
            <w:r w:rsidR="009458BE">
              <w:rPr>
                <w:lang w:val="es-CO"/>
              </w:rPr>
              <w:t>.</w:t>
            </w:r>
          </w:p>
        </w:tc>
      </w:tr>
      <w:tr w:rsidR="002A560C" w14:paraId="5EA8DD10" w14:textId="77777777" w:rsidTr="001664B4">
        <w:tc>
          <w:tcPr>
            <w:tcW w:w="1086" w:type="dxa"/>
            <w:shd w:val="clear" w:color="auto" w:fill="auto"/>
            <w:tcMar>
              <w:top w:w="100" w:type="dxa"/>
              <w:left w:w="100" w:type="dxa"/>
              <w:bottom w:w="100" w:type="dxa"/>
              <w:right w:w="100" w:type="dxa"/>
            </w:tcMar>
          </w:tcPr>
          <w:p w14:paraId="666CB9D4" w14:textId="317AB2CB" w:rsidR="002A560C" w:rsidRPr="00703C30" w:rsidRDefault="00703C30" w:rsidP="001664B4">
            <w:pPr>
              <w:widowControl w:val="0"/>
              <w:spacing w:line="240" w:lineRule="auto"/>
              <w:rPr>
                <w:b/>
              </w:rPr>
            </w:pPr>
            <w:r w:rsidRPr="00703C30">
              <w:rPr>
                <w:b/>
              </w:rPr>
              <w:lastRenderedPageBreak/>
              <w:t>07</w:t>
            </w:r>
          </w:p>
        </w:tc>
        <w:tc>
          <w:tcPr>
            <w:tcW w:w="3545" w:type="dxa"/>
            <w:shd w:val="clear" w:color="auto" w:fill="auto"/>
            <w:tcMar>
              <w:top w:w="100" w:type="dxa"/>
              <w:left w:w="100" w:type="dxa"/>
              <w:bottom w:w="100" w:type="dxa"/>
              <w:right w:w="100" w:type="dxa"/>
            </w:tcMar>
          </w:tcPr>
          <w:p w14:paraId="71E49D73" w14:textId="3CA9CB51" w:rsidR="00993D1C" w:rsidRDefault="00993D1C" w:rsidP="001664B4">
            <w:pPr>
              <w:widowControl w:val="0"/>
              <w:spacing w:line="240" w:lineRule="auto"/>
            </w:pPr>
            <w:r>
              <w:t>Imagen que muestre prueba y validación de un proceso</w:t>
            </w:r>
            <w:r w:rsidR="00504127">
              <w:t>.</w:t>
            </w:r>
          </w:p>
          <w:p w14:paraId="658F6364" w14:textId="77777777" w:rsidR="00993D1C" w:rsidRDefault="00993D1C" w:rsidP="001664B4">
            <w:pPr>
              <w:widowControl w:val="0"/>
              <w:spacing w:line="240" w:lineRule="auto"/>
            </w:pPr>
          </w:p>
          <w:p w14:paraId="12C76741" w14:textId="2545104F" w:rsidR="002A560C" w:rsidRDefault="00A13769" w:rsidP="001664B4">
            <w:pPr>
              <w:widowControl w:val="0"/>
              <w:spacing w:line="240" w:lineRule="auto"/>
            </w:pPr>
            <w:r>
              <w:rPr>
                <w:noProof/>
                <w:lang w:val="en-US"/>
              </w:rPr>
              <w:drawing>
                <wp:inline distT="0" distB="0" distL="0" distR="0" wp14:anchorId="5842C58D" wp14:editId="223AB556">
                  <wp:extent cx="2124075" cy="2124075"/>
                  <wp:effectExtent l="0" t="0" r="9525" b="9525"/>
                  <wp:docPr id="16" name="Imagen 16" descr="Product quality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quality concept illustrati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7421EF33" w14:textId="58E9B020" w:rsidR="00993D1C" w:rsidRPr="00703C30" w:rsidRDefault="00504127" w:rsidP="001664B4">
            <w:pPr>
              <w:widowControl w:val="0"/>
              <w:spacing w:line="240" w:lineRule="auto"/>
            </w:pPr>
            <w:r>
              <w:t xml:space="preserve">Fuente: </w:t>
            </w:r>
            <w:hyperlink r:id="rId71" w:history="1">
              <w:r w:rsidR="00993D1C" w:rsidRPr="00DE5E0F">
                <w:rPr>
                  <w:rStyle w:val="Hipervnculo"/>
                </w:rPr>
                <w:t>https://img.freepik.com/free-vector/product-quality-concept-illustration_114360-7301.jpg</w:t>
              </w:r>
            </w:hyperlink>
            <w:r w:rsidR="00993D1C">
              <w:t xml:space="preserve"> </w:t>
            </w:r>
          </w:p>
        </w:tc>
        <w:tc>
          <w:tcPr>
            <w:tcW w:w="1472" w:type="dxa"/>
            <w:shd w:val="clear" w:color="auto" w:fill="auto"/>
            <w:tcMar>
              <w:top w:w="100" w:type="dxa"/>
              <w:left w:w="100" w:type="dxa"/>
              <w:bottom w:w="100" w:type="dxa"/>
              <w:right w:w="100" w:type="dxa"/>
            </w:tcMar>
          </w:tcPr>
          <w:p w14:paraId="54E27B07" w14:textId="23DEBF83" w:rsidR="002A560C" w:rsidRPr="00703C30" w:rsidRDefault="00703C30" w:rsidP="001664B4">
            <w:pPr>
              <w:widowControl w:val="0"/>
              <w:spacing w:line="240" w:lineRule="auto"/>
            </w:pPr>
            <w:r w:rsidRPr="00703C30">
              <w:t>Música de fondo</w:t>
            </w:r>
          </w:p>
        </w:tc>
        <w:tc>
          <w:tcPr>
            <w:tcW w:w="3937" w:type="dxa"/>
            <w:shd w:val="clear" w:color="auto" w:fill="auto"/>
            <w:tcMar>
              <w:top w:w="100" w:type="dxa"/>
              <w:left w:w="100" w:type="dxa"/>
              <w:bottom w:w="100" w:type="dxa"/>
              <w:right w:w="100" w:type="dxa"/>
            </w:tcMar>
          </w:tcPr>
          <w:p w14:paraId="0F968CFE" w14:textId="366FC331" w:rsidR="002A560C" w:rsidRPr="00703C30" w:rsidRDefault="00E76BCD" w:rsidP="001E6694">
            <w:pPr>
              <w:spacing w:after="160" w:line="259" w:lineRule="auto"/>
              <w:rPr>
                <w:lang w:val="es-CO"/>
              </w:rPr>
            </w:pPr>
            <w:r>
              <w:rPr>
                <w:b/>
                <w:bCs/>
                <w:lang w:val="es-CO"/>
              </w:rPr>
              <w:t>04</w:t>
            </w:r>
            <w:r w:rsidR="00504127">
              <w:rPr>
                <w:b/>
                <w:bCs/>
                <w:lang w:val="es-CO"/>
              </w:rPr>
              <w:t xml:space="preserve">. </w:t>
            </w:r>
            <w:r w:rsidR="002A560C" w:rsidRPr="00504127">
              <w:rPr>
                <w:b/>
                <w:bCs/>
                <w:lang w:val="es-CO"/>
              </w:rPr>
              <w:t>Probar nuevamente:</w:t>
            </w:r>
            <w:r w:rsidR="002A560C" w:rsidRPr="00504127">
              <w:rPr>
                <w:lang w:val="es-CO"/>
              </w:rPr>
              <w:t xml:space="preserve"> </w:t>
            </w:r>
            <w:r w:rsidR="00FD22EA">
              <w:rPr>
                <w:lang w:val="es-CO"/>
              </w:rPr>
              <w:t>u</w:t>
            </w:r>
            <w:r w:rsidR="002A560C" w:rsidRPr="00504127">
              <w:rPr>
                <w:lang w:val="es-CO"/>
              </w:rPr>
              <w:t xml:space="preserve">na vez </w:t>
            </w:r>
            <w:r w:rsidR="00F1043C">
              <w:rPr>
                <w:lang w:val="es-CO"/>
              </w:rPr>
              <w:t>aplicado</w:t>
            </w:r>
            <w:r w:rsidR="00F1043C" w:rsidRPr="00504127">
              <w:rPr>
                <w:lang w:val="es-CO"/>
              </w:rPr>
              <w:t xml:space="preserve"> </w:t>
            </w:r>
            <w:r w:rsidR="002A560C" w:rsidRPr="00504127">
              <w:rPr>
                <w:lang w:val="es-CO"/>
              </w:rPr>
              <w:t xml:space="preserve">el proceso de transformación para que los datos cumplan con la norma definida, </w:t>
            </w:r>
            <w:r w:rsidR="00FD22EA">
              <w:rPr>
                <w:lang w:val="es-CO"/>
              </w:rPr>
              <w:t>se recomienda</w:t>
            </w:r>
            <w:r w:rsidR="002A560C" w:rsidRPr="00504127">
              <w:rPr>
                <w:lang w:val="es-CO"/>
              </w:rPr>
              <w:t xml:space="preserve"> realizar nuevamente el proceso de prueba sobre el conjunto de datos</w:t>
            </w:r>
            <w:r w:rsidR="00FD22EA">
              <w:rPr>
                <w:lang w:val="es-CO"/>
              </w:rPr>
              <w:t>,</w:t>
            </w:r>
            <w:r w:rsidR="002A560C" w:rsidRPr="00504127">
              <w:rPr>
                <w:lang w:val="es-CO"/>
              </w:rPr>
              <w:t xml:space="preserve"> para detectar errores de estandarización. </w:t>
            </w:r>
            <w:r w:rsidR="00FD22EA">
              <w:rPr>
                <w:lang w:val="es-CO"/>
              </w:rPr>
              <w:t>Igualmente, s</w:t>
            </w:r>
            <w:r w:rsidR="002A560C" w:rsidRPr="00504127">
              <w:rPr>
                <w:lang w:val="es-CO"/>
              </w:rPr>
              <w:t xml:space="preserve">e </w:t>
            </w:r>
            <w:r w:rsidR="00FD22EA">
              <w:rPr>
                <w:lang w:val="es-CO"/>
              </w:rPr>
              <w:t>aconseja</w:t>
            </w:r>
            <w:r w:rsidR="00FD22EA" w:rsidRPr="00504127">
              <w:rPr>
                <w:lang w:val="es-CO"/>
              </w:rPr>
              <w:t xml:space="preserve"> </w:t>
            </w:r>
            <w:r w:rsidR="002A560C" w:rsidRPr="00504127">
              <w:rPr>
                <w:lang w:val="es-CO"/>
              </w:rPr>
              <w:t>utilizar los informes previos y compararlos con los últimos resultados para identificar en qué medida los errores de datos fueron corregidos en el proceso de transformación.</w:t>
            </w:r>
          </w:p>
        </w:tc>
        <w:tc>
          <w:tcPr>
            <w:tcW w:w="3372" w:type="dxa"/>
            <w:shd w:val="clear" w:color="auto" w:fill="auto"/>
            <w:tcMar>
              <w:top w:w="100" w:type="dxa"/>
              <w:left w:w="100" w:type="dxa"/>
              <w:bottom w:w="100" w:type="dxa"/>
              <w:right w:w="100" w:type="dxa"/>
            </w:tcMar>
          </w:tcPr>
          <w:p w14:paraId="1DABB0C3" w14:textId="2F07AAC6" w:rsidR="007270D7" w:rsidRPr="007270D7" w:rsidRDefault="00703C30">
            <w:pPr>
              <w:widowControl w:val="0"/>
              <w:spacing w:line="240" w:lineRule="auto"/>
              <w:rPr>
                <w:lang w:val="es-CO"/>
              </w:rPr>
            </w:pPr>
            <w:r w:rsidRPr="00703C30">
              <w:rPr>
                <w:lang w:val="es-CO"/>
              </w:rPr>
              <w:t>Probar nuevamente:</w:t>
            </w:r>
            <w:r w:rsidR="00F1043C">
              <w:rPr>
                <w:lang w:val="es-CO"/>
              </w:rPr>
              <w:t xml:space="preserve"> se realiza u</w:t>
            </w:r>
            <w:r w:rsidRPr="00703C30">
              <w:rPr>
                <w:lang w:val="es-CO"/>
              </w:rPr>
              <w:t xml:space="preserve">na vez </w:t>
            </w:r>
            <w:r w:rsidR="00F1043C">
              <w:rPr>
                <w:lang w:val="es-CO"/>
              </w:rPr>
              <w:t>aplicado</w:t>
            </w:r>
            <w:r w:rsidR="00F1043C" w:rsidRPr="00703C30">
              <w:rPr>
                <w:lang w:val="es-CO"/>
              </w:rPr>
              <w:t xml:space="preserve"> </w:t>
            </w:r>
            <w:r w:rsidRPr="00703C30">
              <w:rPr>
                <w:lang w:val="es-CO"/>
              </w:rPr>
              <w:t>el proceso de transformación para que los datos cumplan con la norma definida</w:t>
            </w:r>
            <w:r w:rsidR="007270D7">
              <w:rPr>
                <w:lang w:val="es-CO"/>
              </w:rPr>
              <w:t>.</w:t>
            </w:r>
          </w:p>
        </w:tc>
      </w:tr>
      <w:tr w:rsidR="00E77C63" w14:paraId="18709964" w14:textId="77777777" w:rsidTr="001664B4">
        <w:trPr>
          <w:trHeight w:val="420"/>
        </w:trPr>
        <w:tc>
          <w:tcPr>
            <w:tcW w:w="1086" w:type="dxa"/>
            <w:shd w:val="clear" w:color="auto" w:fill="auto"/>
            <w:tcMar>
              <w:top w:w="100" w:type="dxa"/>
              <w:left w:w="100" w:type="dxa"/>
              <w:bottom w:w="100" w:type="dxa"/>
              <w:right w:w="100" w:type="dxa"/>
            </w:tcMar>
          </w:tcPr>
          <w:p w14:paraId="115F4DAA" w14:textId="77777777" w:rsidR="00E77C63" w:rsidRPr="00703C30" w:rsidRDefault="00E77C63" w:rsidP="001664B4">
            <w:pPr>
              <w:widowControl w:val="0"/>
              <w:spacing w:line="240" w:lineRule="auto"/>
              <w:rPr>
                <w:b/>
              </w:rPr>
            </w:pPr>
            <w:r w:rsidRPr="00703C30">
              <w:rPr>
                <w:b/>
              </w:rPr>
              <w:t>Nombre del archivo</w:t>
            </w:r>
          </w:p>
        </w:tc>
        <w:tc>
          <w:tcPr>
            <w:tcW w:w="12326" w:type="dxa"/>
            <w:gridSpan w:val="4"/>
            <w:shd w:val="clear" w:color="auto" w:fill="auto"/>
            <w:tcMar>
              <w:top w:w="100" w:type="dxa"/>
              <w:left w:w="100" w:type="dxa"/>
              <w:bottom w:w="100" w:type="dxa"/>
              <w:right w:w="100" w:type="dxa"/>
            </w:tcMar>
          </w:tcPr>
          <w:p w14:paraId="10333B24" w14:textId="2FBB9877" w:rsidR="00E77C63" w:rsidRPr="00703C30" w:rsidRDefault="000F2949" w:rsidP="001664B4">
            <w:pPr>
              <w:widowControl w:val="0"/>
              <w:spacing w:line="240" w:lineRule="auto"/>
              <w:rPr>
                <w:b/>
              </w:rPr>
            </w:pPr>
            <w:r>
              <w:t>228131_V_02</w:t>
            </w:r>
          </w:p>
        </w:tc>
      </w:tr>
    </w:tbl>
    <w:p w14:paraId="6B644F14" w14:textId="77777777" w:rsidR="00A13769" w:rsidRDefault="00A13769" w:rsidP="00BB15A4">
      <w:pPr>
        <w:pBdr>
          <w:top w:val="nil"/>
          <w:left w:val="nil"/>
          <w:bottom w:val="nil"/>
          <w:right w:val="nil"/>
          <w:between w:val="nil"/>
        </w:pBdr>
        <w:spacing w:after="120" w:line="240" w:lineRule="auto"/>
        <w:jc w:val="both"/>
      </w:pPr>
    </w:p>
    <w:p w14:paraId="1B2B5B4F" w14:textId="7C89FE3D" w:rsidR="00BB15A4" w:rsidRDefault="005463BB" w:rsidP="000F5930">
      <w:pPr>
        <w:pStyle w:val="Ttulo2"/>
        <w:spacing w:before="360" w:after="120"/>
      </w:pPr>
      <w:r>
        <w:lastRenderedPageBreak/>
        <w:t xml:space="preserve">3.2. </w:t>
      </w:r>
      <w:r w:rsidR="009E2241" w:rsidRPr="000F5930">
        <w:t>Herramientas para transformación y limpieza de datos</w:t>
      </w: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B15A4" w14:paraId="761966B7" w14:textId="77777777" w:rsidTr="001664B4">
        <w:trPr>
          <w:trHeight w:val="580"/>
        </w:trPr>
        <w:tc>
          <w:tcPr>
            <w:tcW w:w="2307" w:type="dxa"/>
            <w:gridSpan w:val="2"/>
            <w:shd w:val="clear" w:color="auto" w:fill="C9DAF8"/>
            <w:tcMar>
              <w:top w:w="100" w:type="dxa"/>
              <w:left w:w="100" w:type="dxa"/>
              <w:bottom w:w="100" w:type="dxa"/>
              <w:right w:w="100" w:type="dxa"/>
            </w:tcMar>
          </w:tcPr>
          <w:p w14:paraId="53CE0290" w14:textId="77777777" w:rsidR="00BB15A4" w:rsidRDefault="00BB15A4" w:rsidP="001664B4">
            <w:pPr>
              <w:widowControl w:val="0"/>
              <w:spacing w:line="240" w:lineRule="auto"/>
              <w:jc w:val="center"/>
              <w:rPr>
                <w:b/>
              </w:rPr>
            </w:pPr>
            <w:r>
              <w:rPr>
                <w:b/>
              </w:rPr>
              <w:t>Tipo de recurso</w:t>
            </w:r>
          </w:p>
        </w:tc>
        <w:tc>
          <w:tcPr>
            <w:tcW w:w="11105" w:type="dxa"/>
            <w:shd w:val="clear" w:color="auto" w:fill="C9DAF8"/>
            <w:tcMar>
              <w:top w:w="100" w:type="dxa"/>
              <w:left w:w="100" w:type="dxa"/>
              <w:bottom w:w="100" w:type="dxa"/>
              <w:right w:w="100" w:type="dxa"/>
            </w:tcMar>
          </w:tcPr>
          <w:p w14:paraId="21452E99" w14:textId="542F36FC" w:rsidR="00BB15A4" w:rsidRDefault="00BB15A4" w:rsidP="001664B4">
            <w:pPr>
              <w:pStyle w:val="Ttulo"/>
              <w:widowControl w:val="0"/>
              <w:spacing w:line="240" w:lineRule="auto"/>
              <w:jc w:val="center"/>
              <w:rPr>
                <w:sz w:val="22"/>
                <w:szCs w:val="22"/>
              </w:rPr>
            </w:pPr>
            <w:bookmarkStart w:id="19" w:name="_heading=h.1ci93xb" w:colFirst="0" w:colLast="0"/>
            <w:bookmarkEnd w:id="19"/>
            <w:r>
              <w:rPr>
                <w:sz w:val="22"/>
                <w:szCs w:val="22"/>
              </w:rPr>
              <w:t xml:space="preserve">Pestañas o </w:t>
            </w:r>
            <w:proofErr w:type="spellStart"/>
            <w:r>
              <w:rPr>
                <w:sz w:val="22"/>
                <w:szCs w:val="22"/>
              </w:rPr>
              <w:t>tabs</w:t>
            </w:r>
            <w:proofErr w:type="spellEnd"/>
            <w:r>
              <w:rPr>
                <w:sz w:val="22"/>
                <w:szCs w:val="22"/>
              </w:rPr>
              <w:t xml:space="preserve"> </w:t>
            </w:r>
            <w:r w:rsidR="00472605">
              <w:rPr>
                <w:sz w:val="22"/>
                <w:szCs w:val="22"/>
              </w:rPr>
              <w:t>v</w:t>
            </w:r>
            <w:r>
              <w:rPr>
                <w:sz w:val="22"/>
                <w:szCs w:val="22"/>
              </w:rPr>
              <w:t>erticales</w:t>
            </w:r>
          </w:p>
        </w:tc>
      </w:tr>
      <w:tr w:rsidR="00BB15A4" w14:paraId="6601A8F4" w14:textId="77777777" w:rsidTr="001664B4">
        <w:trPr>
          <w:trHeight w:val="420"/>
        </w:trPr>
        <w:tc>
          <w:tcPr>
            <w:tcW w:w="2307" w:type="dxa"/>
            <w:gridSpan w:val="2"/>
            <w:shd w:val="clear" w:color="auto" w:fill="auto"/>
            <w:tcMar>
              <w:top w:w="100" w:type="dxa"/>
              <w:left w:w="100" w:type="dxa"/>
              <w:bottom w:w="100" w:type="dxa"/>
              <w:right w:w="100" w:type="dxa"/>
            </w:tcMar>
          </w:tcPr>
          <w:p w14:paraId="0BAD6DE1" w14:textId="77777777" w:rsidR="00BB15A4" w:rsidRDefault="00BB15A4" w:rsidP="001664B4">
            <w:pPr>
              <w:widowControl w:val="0"/>
              <w:spacing w:line="240" w:lineRule="auto"/>
              <w:rPr>
                <w:b/>
              </w:rPr>
            </w:pPr>
            <w:r>
              <w:rPr>
                <w:b/>
              </w:rPr>
              <w:t>Introducción</w:t>
            </w:r>
          </w:p>
        </w:tc>
        <w:tc>
          <w:tcPr>
            <w:tcW w:w="11105" w:type="dxa"/>
            <w:shd w:val="clear" w:color="auto" w:fill="auto"/>
            <w:tcMar>
              <w:top w:w="100" w:type="dxa"/>
              <w:left w:w="100" w:type="dxa"/>
              <w:bottom w:w="100" w:type="dxa"/>
              <w:right w:w="100" w:type="dxa"/>
            </w:tcMar>
          </w:tcPr>
          <w:p w14:paraId="3B5B33A9" w14:textId="6731B6DF" w:rsidR="00BB15A4" w:rsidRDefault="00BB15A4" w:rsidP="00BB15A4">
            <w:pPr>
              <w:pBdr>
                <w:top w:val="nil"/>
                <w:left w:val="nil"/>
                <w:bottom w:val="nil"/>
                <w:right w:val="nil"/>
                <w:between w:val="nil"/>
              </w:pBdr>
              <w:spacing w:after="120" w:line="240" w:lineRule="auto"/>
              <w:jc w:val="both"/>
            </w:pPr>
            <w:r>
              <w:t>Al momento de realizar actividades de transformación y limpieza de datos</w:t>
            </w:r>
            <w:r w:rsidR="00846299">
              <w:t>,</w:t>
            </w:r>
            <w:r>
              <w:t xml:space="preserve"> </w:t>
            </w:r>
            <w:r w:rsidR="00846299">
              <w:t>hay</w:t>
            </w:r>
            <w:r>
              <w:t xml:space="preserve"> una gran variedad de herramientas </w:t>
            </w:r>
            <w:r w:rsidR="00846299">
              <w:t>para</w:t>
            </w:r>
            <w:r>
              <w:t xml:space="preserve"> utilizar, algunas de código abierto y otras pag</w:t>
            </w:r>
            <w:r w:rsidR="00846299">
              <w:t>ad</w:t>
            </w:r>
            <w:r>
              <w:t>as</w:t>
            </w:r>
            <w:r w:rsidR="00846299">
              <w:t>,</w:t>
            </w:r>
            <w:r>
              <w:t xml:space="preserve"> que ayudarán a realizar este proceso</w:t>
            </w:r>
            <w:r w:rsidR="00846299">
              <w:t xml:space="preserve"> de ciencias de datos,</w:t>
            </w:r>
            <w:r>
              <w:t xml:space="preserve"> que</w:t>
            </w:r>
            <w:r w:rsidR="00846299">
              <w:t>,</w:t>
            </w:r>
            <w:r>
              <w:t xml:space="preserve"> por lo general</w:t>
            </w:r>
            <w:r w:rsidR="00846299">
              <w:t>,</w:t>
            </w:r>
            <w:r>
              <w:t xml:space="preserve"> ocupa gran parte del tiempo.</w:t>
            </w:r>
          </w:p>
          <w:p w14:paraId="175D0125" w14:textId="5F98EE08" w:rsidR="00BB15A4" w:rsidRPr="00BB15A4" w:rsidRDefault="00BB15A4" w:rsidP="00BB15A4">
            <w:pPr>
              <w:pBdr>
                <w:top w:val="nil"/>
                <w:left w:val="nil"/>
                <w:bottom w:val="nil"/>
                <w:right w:val="nil"/>
                <w:between w:val="nil"/>
              </w:pBdr>
              <w:spacing w:after="120" w:line="240" w:lineRule="auto"/>
              <w:jc w:val="both"/>
            </w:pPr>
            <w:r>
              <w:t>A continuación</w:t>
            </w:r>
            <w:r w:rsidR="00846299">
              <w:t>,</w:t>
            </w:r>
            <w:r>
              <w:t xml:space="preserve"> de describen algunas de estas herramientas:</w:t>
            </w:r>
          </w:p>
        </w:tc>
      </w:tr>
      <w:tr w:rsidR="00BB15A4" w14:paraId="559B1B06" w14:textId="77777777" w:rsidTr="001664B4">
        <w:trPr>
          <w:trHeight w:val="420"/>
        </w:trPr>
        <w:tc>
          <w:tcPr>
            <w:tcW w:w="13412" w:type="dxa"/>
            <w:gridSpan w:val="3"/>
            <w:shd w:val="clear" w:color="auto" w:fill="auto"/>
            <w:tcMar>
              <w:top w:w="100" w:type="dxa"/>
              <w:left w:w="100" w:type="dxa"/>
              <w:bottom w:w="100" w:type="dxa"/>
              <w:right w:w="100" w:type="dxa"/>
            </w:tcMar>
          </w:tcPr>
          <w:p w14:paraId="2DFAD52B" w14:textId="77777777" w:rsidR="00BB15A4" w:rsidRDefault="002659D7" w:rsidP="002659D7">
            <w:pPr>
              <w:widowControl w:val="0"/>
              <w:spacing w:line="240" w:lineRule="auto"/>
              <w:jc w:val="center"/>
            </w:pPr>
            <w:r>
              <w:fldChar w:fldCharType="begin"/>
            </w:r>
            <w:r>
              <w:instrText xml:space="preserve"> INCLUDEPICTURE "https://www.shutterstock.com/image-vector/vector-illustration-database-cleansing-tiny-260nw-1282907026.jpg" \* MERGEFORMATINET </w:instrText>
            </w:r>
            <w:r>
              <w:fldChar w:fldCharType="separate"/>
            </w:r>
            <w:r>
              <w:rPr>
                <w:noProof/>
                <w:lang w:val="en-US"/>
              </w:rPr>
              <w:drawing>
                <wp:inline distT="0" distB="0" distL="0" distR="0" wp14:anchorId="1BDF1C21" wp14:editId="35B793F4">
                  <wp:extent cx="2172677" cy="2337109"/>
                  <wp:effectExtent l="0" t="0" r="0" b="0"/>
                  <wp:docPr id="33" name="Imagen 33" descr="Ilustración vectorial de la limpieza de bases de datos. Pequeños desarrolladores con pantalla de monitor de limpieza de limpiaparabrisas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lustración vectorial de la limpieza de bases de datos. Pequeños desarrolladores con pantalla de monitor de limpieza de limpiaparabrisas grand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3443" cy="2348689"/>
                          </a:xfrm>
                          <a:prstGeom prst="rect">
                            <a:avLst/>
                          </a:prstGeom>
                          <a:noFill/>
                          <a:ln>
                            <a:noFill/>
                          </a:ln>
                        </pic:spPr>
                      </pic:pic>
                    </a:graphicData>
                  </a:graphic>
                </wp:inline>
              </w:drawing>
            </w:r>
            <w:r>
              <w:fldChar w:fldCharType="end"/>
            </w:r>
          </w:p>
          <w:p w14:paraId="56148B82" w14:textId="634F9AF4" w:rsidR="002659D7" w:rsidRPr="0053666B" w:rsidRDefault="002659D7" w:rsidP="002659D7">
            <w:pPr>
              <w:pBdr>
                <w:top w:val="nil"/>
                <w:left w:val="nil"/>
                <w:bottom w:val="nil"/>
                <w:right w:val="nil"/>
                <w:between w:val="nil"/>
              </w:pBdr>
              <w:spacing w:after="120" w:line="240" w:lineRule="auto"/>
              <w:rPr>
                <w:i/>
                <w:sz w:val="18"/>
                <w:szCs w:val="18"/>
              </w:rPr>
            </w:pPr>
            <w:r>
              <w:t xml:space="preserve">Fuente: </w:t>
            </w:r>
            <w:hyperlink r:id="rId73" w:history="1">
              <w:r w:rsidRPr="00DE5E0F">
                <w:rPr>
                  <w:rStyle w:val="Hipervnculo"/>
                </w:rPr>
                <w:t>https://www.shutterstock.com/es/image-vector/vector-illustration-database-cleansing-tiny-developers-1282907026</w:t>
              </w:r>
            </w:hyperlink>
            <w:r>
              <w:t xml:space="preserve"> </w:t>
            </w:r>
          </w:p>
          <w:p w14:paraId="6D38E54C" w14:textId="7941876A" w:rsidR="002659D7" w:rsidRPr="001E6694" w:rsidRDefault="002659D7" w:rsidP="002659D7">
            <w:pPr>
              <w:spacing w:after="120"/>
              <w:rPr>
                <w:b/>
                <w:bCs/>
                <w:i/>
              </w:rPr>
            </w:pPr>
          </w:p>
          <w:p w14:paraId="3AC1841A" w14:textId="210C3D3A" w:rsidR="002659D7" w:rsidRPr="00702C7D" w:rsidRDefault="00675A74" w:rsidP="002659D7">
            <w:pPr>
              <w:spacing w:after="120" w:line="240" w:lineRule="auto"/>
              <w:rPr>
                <w:b/>
                <w:bCs/>
                <w:i/>
                <w:sz w:val="18"/>
                <w:szCs w:val="18"/>
              </w:rPr>
            </w:pPr>
            <w:r w:rsidDel="00675A74">
              <w:t xml:space="preserve"> </w:t>
            </w:r>
          </w:p>
          <w:p w14:paraId="2CF5BE13" w14:textId="77777777" w:rsidR="002659D7" w:rsidRDefault="002659D7" w:rsidP="00675A74">
            <w:pPr>
              <w:spacing w:after="120" w:line="240" w:lineRule="auto"/>
            </w:pPr>
          </w:p>
          <w:p w14:paraId="099288E9" w14:textId="61F4D7C1" w:rsidR="002659D7" w:rsidRDefault="002659D7" w:rsidP="001E6694">
            <w:pPr>
              <w:widowControl w:val="0"/>
              <w:spacing w:line="240" w:lineRule="auto"/>
              <w:rPr>
                <w:b/>
              </w:rPr>
            </w:pPr>
            <w:r>
              <w:rPr>
                <w:b/>
              </w:rPr>
              <w:lastRenderedPageBreak/>
              <w:t xml:space="preserve">Imagen: </w:t>
            </w:r>
            <w:r>
              <w:t>228131_i_16</w:t>
            </w:r>
          </w:p>
        </w:tc>
      </w:tr>
      <w:tr w:rsidR="00BB15A4" w14:paraId="36B4FAC7" w14:textId="77777777" w:rsidTr="001664B4">
        <w:trPr>
          <w:trHeight w:val="420"/>
        </w:trPr>
        <w:tc>
          <w:tcPr>
            <w:tcW w:w="1551" w:type="dxa"/>
            <w:shd w:val="clear" w:color="auto" w:fill="auto"/>
            <w:tcMar>
              <w:top w:w="100" w:type="dxa"/>
              <w:left w:w="100" w:type="dxa"/>
              <w:bottom w:w="100" w:type="dxa"/>
              <w:right w:w="100" w:type="dxa"/>
            </w:tcMar>
          </w:tcPr>
          <w:p w14:paraId="3A68A0DA" w14:textId="58B3F3FA" w:rsidR="00BB15A4" w:rsidRDefault="00BB15A4" w:rsidP="001664B4">
            <w:pPr>
              <w:widowControl w:val="0"/>
              <w:spacing w:line="240" w:lineRule="auto"/>
              <w:rPr>
                <w:b/>
                <w:color w:val="999999"/>
              </w:rPr>
            </w:pPr>
            <w:r w:rsidRPr="007F36A4">
              <w:rPr>
                <w:b/>
                <w:bCs/>
              </w:rPr>
              <w:lastRenderedPageBreak/>
              <w:t>Python:</w:t>
            </w:r>
          </w:p>
        </w:tc>
        <w:tc>
          <w:tcPr>
            <w:tcW w:w="11861" w:type="dxa"/>
            <w:gridSpan w:val="2"/>
            <w:shd w:val="clear" w:color="auto" w:fill="auto"/>
            <w:tcMar>
              <w:top w:w="100" w:type="dxa"/>
              <w:left w:w="100" w:type="dxa"/>
              <w:bottom w:w="100" w:type="dxa"/>
              <w:right w:w="100" w:type="dxa"/>
            </w:tcMar>
          </w:tcPr>
          <w:p w14:paraId="5AEFA5B5" w14:textId="1B581AB7" w:rsidR="00BB15A4" w:rsidRDefault="00623CD6" w:rsidP="001E6694">
            <w:pPr>
              <w:pBdr>
                <w:top w:val="nil"/>
                <w:left w:val="nil"/>
                <w:bottom w:val="nil"/>
                <w:right w:val="nil"/>
                <w:between w:val="nil"/>
              </w:pBdr>
              <w:spacing w:after="120" w:line="240" w:lineRule="auto"/>
              <w:jc w:val="both"/>
              <w:rPr>
                <w:color w:val="999999"/>
              </w:rPr>
            </w:pPr>
            <w:r>
              <w:t xml:space="preserve">este es </w:t>
            </w:r>
            <w:r w:rsidR="00BB15A4">
              <w:t>uno de los lenguajes de programación más utilizad</w:t>
            </w:r>
            <w:r>
              <w:t>o</w:t>
            </w:r>
            <w:r w:rsidR="00BB15A4">
              <w:t>s para proyectos de ciencias de datos</w:t>
            </w:r>
            <w:r>
              <w:t>.</w:t>
            </w:r>
            <w:r w:rsidR="00BB15A4">
              <w:t xml:space="preserve"> </w:t>
            </w:r>
            <w:r>
              <w:t>S</w:t>
            </w:r>
            <w:r w:rsidR="00BB15A4">
              <w:t>e utilizan en la fase de limpieza y transformación</w:t>
            </w:r>
            <w:r>
              <w:t xml:space="preserve"> de</w:t>
            </w:r>
            <w:r w:rsidR="00BB15A4">
              <w:t xml:space="preserve"> librerías</w:t>
            </w:r>
            <w:r>
              <w:t>,</w:t>
            </w:r>
            <w:r w:rsidR="00BB15A4">
              <w:t xml:space="preserve"> como </w:t>
            </w:r>
            <w:proofErr w:type="spellStart"/>
            <w:r w:rsidR="00BB15A4">
              <w:t>NumPy</w:t>
            </w:r>
            <w:proofErr w:type="spellEnd"/>
            <w:r w:rsidR="00BB15A4">
              <w:t xml:space="preserve">, Pandas y </w:t>
            </w:r>
            <w:proofErr w:type="spellStart"/>
            <w:r w:rsidR="00BB15A4">
              <w:t>Matplotlib</w:t>
            </w:r>
            <w:proofErr w:type="spellEnd"/>
            <w:r w:rsidR="00BB15A4">
              <w:t>, cada una con procedimientos y funciones de gran utilidad para manipular los conjuntos de datos. (</w:t>
            </w:r>
            <w:hyperlink r:id="rId74" w:history="1">
              <w:r w:rsidR="00BB15A4" w:rsidRPr="00DE5E0F">
                <w:rPr>
                  <w:rStyle w:val="Hipervnculo"/>
                </w:rPr>
                <w:t>https://www.python.org/</w:t>
              </w:r>
            </w:hyperlink>
            <w:r w:rsidR="00BB15A4">
              <w:t>)</w:t>
            </w:r>
          </w:p>
        </w:tc>
      </w:tr>
      <w:tr w:rsidR="00BB15A4" w14:paraId="02A83C5F" w14:textId="77777777" w:rsidTr="001664B4">
        <w:trPr>
          <w:trHeight w:val="420"/>
        </w:trPr>
        <w:tc>
          <w:tcPr>
            <w:tcW w:w="1551" w:type="dxa"/>
            <w:shd w:val="clear" w:color="auto" w:fill="auto"/>
            <w:tcMar>
              <w:top w:w="100" w:type="dxa"/>
              <w:left w:w="100" w:type="dxa"/>
              <w:bottom w:w="100" w:type="dxa"/>
              <w:right w:w="100" w:type="dxa"/>
            </w:tcMar>
          </w:tcPr>
          <w:p w14:paraId="58057EF4" w14:textId="4E8AC764" w:rsidR="00BB15A4" w:rsidRDefault="00BB15A4" w:rsidP="001664B4">
            <w:pPr>
              <w:widowControl w:val="0"/>
              <w:spacing w:line="240" w:lineRule="auto"/>
              <w:rPr>
                <w:b/>
                <w:color w:val="999999"/>
              </w:rPr>
            </w:pPr>
            <w:proofErr w:type="spellStart"/>
            <w:r w:rsidRPr="007F36A4">
              <w:rPr>
                <w:b/>
                <w:bCs/>
              </w:rPr>
              <w:t>NumPy</w:t>
            </w:r>
            <w:proofErr w:type="spellEnd"/>
            <w:r w:rsidRPr="007F36A4">
              <w:rPr>
                <w:b/>
                <w:bCs/>
              </w:rPr>
              <w:t>:</w:t>
            </w:r>
          </w:p>
        </w:tc>
        <w:tc>
          <w:tcPr>
            <w:tcW w:w="11861" w:type="dxa"/>
            <w:gridSpan w:val="2"/>
            <w:shd w:val="clear" w:color="auto" w:fill="auto"/>
            <w:tcMar>
              <w:top w:w="100" w:type="dxa"/>
              <w:left w:w="100" w:type="dxa"/>
              <w:bottom w:w="100" w:type="dxa"/>
              <w:right w:w="100" w:type="dxa"/>
            </w:tcMar>
          </w:tcPr>
          <w:p w14:paraId="65E44E99" w14:textId="5B5200E9" w:rsidR="00BB15A4" w:rsidRDefault="00BB15A4" w:rsidP="001E6694">
            <w:pPr>
              <w:pBdr>
                <w:top w:val="nil"/>
                <w:left w:val="nil"/>
                <w:bottom w:val="nil"/>
                <w:right w:val="nil"/>
                <w:between w:val="nil"/>
              </w:pBdr>
              <w:spacing w:after="120" w:line="240" w:lineRule="auto"/>
              <w:jc w:val="both"/>
              <w:rPr>
                <w:color w:val="999999"/>
              </w:rPr>
            </w:pPr>
            <w:r>
              <w:t xml:space="preserve">es una librería </w:t>
            </w:r>
            <w:r w:rsidR="00623CD6">
              <w:t xml:space="preserve">que se utiliza </w:t>
            </w:r>
            <w:r>
              <w:t>para realizar operaciones matemáticas requeridas en los conjuntos de datos</w:t>
            </w:r>
            <w:r w:rsidR="00623CD6">
              <w:t>.</w:t>
            </w:r>
          </w:p>
        </w:tc>
      </w:tr>
      <w:tr w:rsidR="00BB15A4" w14:paraId="5C93A972" w14:textId="77777777" w:rsidTr="001664B4">
        <w:trPr>
          <w:trHeight w:val="420"/>
        </w:trPr>
        <w:tc>
          <w:tcPr>
            <w:tcW w:w="1551" w:type="dxa"/>
            <w:shd w:val="clear" w:color="auto" w:fill="auto"/>
            <w:tcMar>
              <w:top w:w="100" w:type="dxa"/>
              <w:left w:w="100" w:type="dxa"/>
              <w:bottom w:w="100" w:type="dxa"/>
              <w:right w:w="100" w:type="dxa"/>
            </w:tcMar>
          </w:tcPr>
          <w:p w14:paraId="0B20B480" w14:textId="21812E36" w:rsidR="00BB15A4" w:rsidRDefault="00BB15A4" w:rsidP="001664B4">
            <w:pPr>
              <w:widowControl w:val="0"/>
              <w:spacing w:line="240" w:lineRule="auto"/>
              <w:rPr>
                <w:b/>
                <w:color w:val="999999"/>
              </w:rPr>
            </w:pPr>
            <w:r w:rsidRPr="00BB15A4">
              <w:rPr>
                <w:b/>
                <w:bCs/>
              </w:rPr>
              <w:t>Pandas:</w:t>
            </w:r>
          </w:p>
        </w:tc>
        <w:tc>
          <w:tcPr>
            <w:tcW w:w="11861" w:type="dxa"/>
            <w:gridSpan w:val="2"/>
            <w:shd w:val="clear" w:color="auto" w:fill="auto"/>
            <w:tcMar>
              <w:top w:w="100" w:type="dxa"/>
              <w:left w:w="100" w:type="dxa"/>
              <w:bottom w:w="100" w:type="dxa"/>
              <w:right w:w="100" w:type="dxa"/>
            </w:tcMar>
          </w:tcPr>
          <w:p w14:paraId="00B93785" w14:textId="22114945" w:rsidR="00BB15A4" w:rsidRDefault="00BB15A4" w:rsidP="001E6694">
            <w:pPr>
              <w:pBdr>
                <w:top w:val="nil"/>
                <w:left w:val="nil"/>
                <w:bottom w:val="nil"/>
                <w:right w:val="nil"/>
                <w:between w:val="nil"/>
              </w:pBdr>
              <w:spacing w:after="120" w:line="240" w:lineRule="auto"/>
              <w:jc w:val="both"/>
              <w:rPr>
                <w:color w:val="999999"/>
              </w:rPr>
            </w:pPr>
            <w:r>
              <w:t xml:space="preserve">es </w:t>
            </w:r>
            <w:r w:rsidR="00623CD6">
              <w:t>una</w:t>
            </w:r>
            <w:r>
              <w:t xml:space="preserve"> herramienta </w:t>
            </w:r>
            <w:r w:rsidR="00623CD6">
              <w:t xml:space="preserve">que se emplea </w:t>
            </w:r>
            <w:r>
              <w:t>para importar y gestionar los conjuntos de datos (</w:t>
            </w:r>
            <w:proofErr w:type="spellStart"/>
            <w:r w:rsidRPr="001E6694">
              <w:rPr>
                <w:i/>
              </w:rPr>
              <w:t>dataframes</w:t>
            </w:r>
            <w:proofErr w:type="spellEnd"/>
            <w:r>
              <w:t>)</w:t>
            </w:r>
            <w:r w:rsidR="000C125F">
              <w:t>.</w:t>
            </w:r>
          </w:p>
        </w:tc>
      </w:tr>
      <w:tr w:rsidR="00BB15A4" w14:paraId="158E7402" w14:textId="77777777" w:rsidTr="001664B4">
        <w:trPr>
          <w:trHeight w:val="420"/>
        </w:trPr>
        <w:tc>
          <w:tcPr>
            <w:tcW w:w="1551" w:type="dxa"/>
            <w:shd w:val="clear" w:color="auto" w:fill="auto"/>
            <w:tcMar>
              <w:top w:w="100" w:type="dxa"/>
              <w:left w:w="100" w:type="dxa"/>
              <w:bottom w:w="100" w:type="dxa"/>
              <w:right w:w="100" w:type="dxa"/>
            </w:tcMar>
          </w:tcPr>
          <w:p w14:paraId="27D85795" w14:textId="59056A55" w:rsidR="00BB15A4" w:rsidRDefault="00BB15A4" w:rsidP="001664B4">
            <w:pPr>
              <w:widowControl w:val="0"/>
              <w:spacing w:line="240" w:lineRule="auto"/>
              <w:rPr>
                <w:b/>
                <w:color w:val="999999"/>
              </w:rPr>
            </w:pPr>
            <w:proofErr w:type="spellStart"/>
            <w:r w:rsidRPr="007F36A4">
              <w:rPr>
                <w:b/>
                <w:bCs/>
              </w:rPr>
              <w:t>Matplotlib</w:t>
            </w:r>
            <w:proofErr w:type="spellEnd"/>
            <w:r w:rsidRPr="007F36A4">
              <w:rPr>
                <w:b/>
                <w:bCs/>
              </w:rPr>
              <w:t>:</w:t>
            </w:r>
          </w:p>
        </w:tc>
        <w:tc>
          <w:tcPr>
            <w:tcW w:w="11861" w:type="dxa"/>
            <w:gridSpan w:val="2"/>
            <w:shd w:val="clear" w:color="auto" w:fill="auto"/>
            <w:tcMar>
              <w:top w:w="100" w:type="dxa"/>
              <w:left w:w="100" w:type="dxa"/>
              <w:bottom w:w="100" w:type="dxa"/>
              <w:right w:w="100" w:type="dxa"/>
            </w:tcMar>
          </w:tcPr>
          <w:p w14:paraId="31A4AD05" w14:textId="60EB5A21" w:rsidR="00BB15A4" w:rsidRDefault="00BB15A4" w:rsidP="001E6694">
            <w:pPr>
              <w:pBdr>
                <w:top w:val="nil"/>
                <w:left w:val="nil"/>
                <w:bottom w:val="nil"/>
                <w:right w:val="nil"/>
                <w:between w:val="nil"/>
              </w:pBdr>
              <w:spacing w:after="120" w:line="240" w:lineRule="auto"/>
              <w:jc w:val="both"/>
              <w:rPr>
                <w:color w:val="999999"/>
              </w:rPr>
            </w:pPr>
            <w:r>
              <w:t xml:space="preserve">es una librería que </w:t>
            </w:r>
            <w:r w:rsidR="00623CD6">
              <w:t xml:space="preserve">ayuda a </w:t>
            </w:r>
            <w:r>
              <w:t xml:space="preserve">realizar gráficos a partir de los </w:t>
            </w:r>
            <w:r w:rsidRPr="00623CD6">
              <w:t>conjuntos de datos disponible</w:t>
            </w:r>
            <w:r w:rsidR="00623CD6" w:rsidRPr="001E6694">
              <w:t>s.</w:t>
            </w:r>
          </w:p>
        </w:tc>
      </w:tr>
      <w:tr w:rsidR="00BB15A4" w14:paraId="275E5C88" w14:textId="77777777" w:rsidTr="001664B4">
        <w:trPr>
          <w:trHeight w:val="420"/>
        </w:trPr>
        <w:tc>
          <w:tcPr>
            <w:tcW w:w="1551" w:type="dxa"/>
            <w:shd w:val="clear" w:color="auto" w:fill="auto"/>
            <w:tcMar>
              <w:top w:w="100" w:type="dxa"/>
              <w:left w:w="100" w:type="dxa"/>
              <w:bottom w:w="100" w:type="dxa"/>
              <w:right w:w="100" w:type="dxa"/>
            </w:tcMar>
          </w:tcPr>
          <w:p w14:paraId="15052661" w14:textId="1B49DF05" w:rsidR="00BB15A4" w:rsidRDefault="00BB15A4" w:rsidP="001664B4">
            <w:pPr>
              <w:widowControl w:val="0"/>
              <w:spacing w:line="240" w:lineRule="auto"/>
              <w:rPr>
                <w:b/>
                <w:color w:val="999999"/>
              </w:rPr>
            </w:pPr>
            <w:r w:rsidRPr="007F36A4">
              <w:rPr>
                <w:b/>
                <w:bCs/>
              </w:rPr>
              <w:t>R:</w:t>
            </w:r>
          </w:p>
        </w:tc>
        <w:tc>
          <w:tcPr>
            <w:tcW w:w="11861" w:type="dxa"/>
            <w:gridSpan w:val="2"/>
            <w:shd w:val="clear" w:color="auto" w:fill="auto"/>
            <w:tcMar>
              <w:top w:w="100" w:type="dxa"/>
              <w:left w:w="100" w:type="dxa"/>
              <w:bottom w:w="100" w:type="dxa"/>
              <w:right w:w="100" w:type="dxa"/>
            </w:tcMar>
          </w:tcPr>
          <w:p w14:paraId="019E0CD1" w14:textId="49D78114" w:rsidR="00BB15A4" w:rsidRDefault="00506C81" w:rsidP="001E6694">
            <w:pPr>
              <w:pBdr>
                <w:top w:val="nil"/>
                <w:left w:val="nil"/>
                <w:bottom w:val="nil"/>
                <w:right w:val="nil"/>
                <w:between w:val="nil"/>
              </w:pBdr>
              <w:spacing w:after="120" w:line="240" w:lineRule="auto"/>
              <w:jc w:val="both"/>
              <w:rPr>
                <w:color w:val="999999"/>
              </w:rPr>
            </w:pPr>
            <w:r>
              <w:t xml:space="preserve">es un </w:t>
            </w:r>
            <w:r w:rsidR="00BB15A4">
              <w:t xml:space="preserve">lenguaje de programación orientado especialmente </w:t>
            </w:r>
            <w:r>
              <w:t xml:space="preserve">a </w:t>
            </w:r>
            <w:r w:rsidR="00BB15A4">
              <w:t xml:space="preserve">labores de análisis exploratorio de datos para </w:t>
            </w:r>
            <w:r w:rsidR="00655A8C">
              <w:t xml:space="preserve">tareas </w:t>
            </w:r>
            <w:r w:rsidR="00BB15A4">
              <w:t>de ciencia de datos. El entorno de R proporciona un conjunto de librerías de gran utilidad para</w:t>
            </w:r>
            <w:r w:rsidR="00655A8C">
              <w:t xml:space="preserve"> la</w:t>
            </w:r>
            <w:r w:rsidR="00BB15A4">
              <w:t xml:space="preserve"> manipulación de </w:t>
            </w:r>
            <w:r w:rsidR="00655A8C">
              <w:t>información</w:t>
            </w:r>
            <w:r w:rsidR="00BB15A4">
              <w:t xml:space="preserve">, clasificación, generación de gráficos y técnicas estadísticas. Gracias a los paquetes de computación distribuida, R puede </w:t>
            </w:r>
            <w:r w:rsidR="00655A8C">
              <w:t>administrar</w:t>
            </w:r>
            <w:r w:rsidR="00BB15A4">
              <w:t xml:space="preserve"> grandes cantidades de datos en segundos y</w:t>
            </w:r>
            <w:r w:rsidR="00655A8C">
              <w:t xml:space="preserve"> ejecutarse</w:t>
            </w:r>
            <w:r w:rsidR="00BB15A4">
              <w:t xml:space="preserve"> en diversos sistemas operativ</w:t>
            </w:r>
            <w:r w:rsidR="00655A8C">
              <w:t>o</w:t>
            </w:r>
            <w:r w:rsidR="00BB15A4">
              <w:t>s. (</w:t>
            </w:r>
            <w:hyperlink r:id="rId75" w:history="1">
              <w:r w:rsidR="00BB15A4" w:rsidRPr="00DE5E0F">
                <w:rPr>
                  <w:rStyle w:val="Hipervnculo"/>
                </w:rPr>
                <w:t>https://www.r-project.org/</w:t>
              </w:r>
            </w:hyperlink>
            <w:r w:rsidR="00BB15A4">
              <w:t>)</w:t>
            </w:r>
          </w:p>
        </w:tc>
      </w:tr>
      <w:tr w:rsidR="00BB15A4" w14:paraId="1E5B798C" w14:textId="77777777" w:rsidTr="001664B4">
        <w:trPr>
          <w:trHeight w:val="420"/>
        </w:trPr>
        <w:tc>
          <w:tcPr>
            <w:tcW w:w="1551" w:type="dxa"/>
            <w:shd w:val="clear" w:color="auto" w:fill="auto"/>
            <w:tcMar>
              <w:top w:w="100" w:type="dxa"/>
              <w:left w:w="100" w:type="dxa"/>
              <w:bottom w:w="100" w:type="dxa"/>
              <w:right w:w="100" w:type="dxa"/>
            </w:tcMar>
          </w:tcPr>
          <w:p w14:paraId="6A10A67F" w14:textId="6B7FC9A9" w:rsidR="00BB15A4" w:rsidRDefault="00BB15A4" w:rsidP="001664B4">
            <w:pPr>
              <w:widowControl w:val="0"/>
              <w:spacing w:line="240" w:lineRule="auto"/>
              <w:rPr>
                <w:b/>
                <w:color w:val="999999"/>
              </w:rPr>
            </w:pPr>
            <w:proofErr w:type="spellStart"/>
            <w:r w:rsidRPr="007F36A4">
              <w:rPr>
                <w:b/>
                <w:bCs/>
              </w:rPr>
              <w:t>Open</w:t>
            </w:r>
            <w:r w:rsidR="00655A8C">
              <w:rPr>
                <w:b/>
                <w:bCs/>
              </w:rPr>
              <w:t>R</w:t>
            </w:r>
            <w:r w:rsidRPr="007F36A4">
              <w:rPr>
                <w:b/>
                <w:bCs/>
              </w:rPr>
              <w:t>efine</w:t>
            </w:r>
            <w:proofErr w:type="spellEnd"/>
            <w:r w:rsidRPr="007F36A4">
              <w:rPr>
                <w:b/>
                <w:bCs/>
              </w:rPr>
              <w:t>:</w:t>
            </w:r>
          </w:p>
        </w:tc>
        <w:tc>
          <w:tcPr>
            <w:tcW w:w="11861" w:type="dxa"/>
            <w:gridSpan w:val="2"/>
            <w:shd w:val="clear" w:color="auto" w:fill="auto"/>
            <w:tcMar>
              <w:top w:w="100" w:type="dxa"/>
              <w:left w:w="100" w:type="dxa"/>
              <w:bottom w:w="100" w:type="dxa"/>
              <w:right w:w="100" w:type="dxa"/>
            </w:tcMar>
          </w:tcPr>
          <w:p w14:paraId="1BD03A5B" w14:textId="32C46C59" w:rsidR="00BB15A4" w:rsidRDefault="00BB15A4" w:rsidP="001E6694">
            <w:pPr>
              <w:pBdr>
                <w:top w:val="nil"/>
                <w:left w:val="nil"/>
                <w:bottom w:val="nil"/>
                <w:right w:val="nil"/>
                <w:between w:val="nil"/>
              </w:pBdr>
              <w:spacing w:after="120" w:line="240" w:lineRule="auto"/>
              <w:jc w:val="both"/>
              <w:rPr>
                <w:color w:val="999999"/>
              </w:rPr>
            </w:pPr>
            <w:r>
              <w:t>es una herramienta de código abierto para trabaj</w:t>
            </w:r>
            <w:r w:rsidR="00805602">
              <w:t>ar</w:t>
            </w:r>
            <w:r>
              <w:t xml:space="preserve"> con datos desordenados. </w:t>
            </w:r>
            <w:r w:rsidR="00805602">
              <w:t>R</w:t>
            </w:r>
            <w:r>
              <w:t xml:space="preserve">ealiza la manipulación de </w:t>
            </w:r>
            <w:r w:rsidR="00805602">
              <w:t xml:space="preserve">información mediante el </w:t>
            </w:r>
            <w:r>
              <w:t xml:space="preserve">uso de filtros y particiones en los conjuntos de datos </w:t>
            </w:r>
            <w:r w:rsidR="00805602">
              <w:t>a través d</w:t>
            </w:r>
            <w:r>
              <w:t>el uso de expresiones regulares. (</w:t>
            </w:r>
            <w:hyperlink r:id="rId76" w:history="1">
              <w:r w:rsidRPr="00DE5E0F">
                <w:rPr>
                  <w:rStyle w:val="Hipervnculo"/>
                </w:rPr>
                <w:t>https://openrefine.org/</w:t>
              </w:r>
            </w:hyperlink>
            <w:r>
              <w:t>)</w:t>
            </w:r>
          </w:p>
        </w:tc>
      </w:tr>
    </w:tbl>
    <w:p w14:paraId="249B7F09" w14:textId="5FEBC06A" w:rsidR="000C125F" w:rsidRDefault="000C125F" w:rsidP="00BB15A4">
      <w:pPr>
        <w:pBdr>
          <w:top w:val="nil"/>
          <w:left w:val="nil"/>
          <w:bottom w:val="nil"/>
          <w:right w:val="nil"/>
          <w:between w:val="nil"/>
        </w:pBdr>
        <w:spacing w:after="120" w:line="240" w:lineRule="auto"/>
        <w:jc w:val="both"/>
        <w:rPr>
          <w:b/>
          <w:bCs/>
        </w:rPr>
      </w:pPr>
      <w:r>
        <w:rPr>
          <w:b/>
          <w:bCs/>
        </w:rPr>
        <w:br w:type="page"/>
      </w:r>
    </w:p>
    <w:p w14:paraId="05537775" w14:textId="07974F27" w:rsidR="00BB15A4" w:rsidRDefault="00BB15A4" w:rsidP="00AA0A3D">
      <w:pPr>
        <w:pBdr>
          <w:top w:val="nil"/>
          <w:left w:val="nil"/>
          <w:bottom w:val="nil"/>
          <w:right w:val="nil"/>
          <w:between w:val="nil"/>
        </w:pBdr>
        <w:spacing w:after="120" w:line="240" w:lineRule="auto"/>
        <w:jc w:val="both"/>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B15A4" w14:paraId="64E7418F" w14:textId="77777777" w:rsidTr="001664B4">
        <w:trPr>
          <w:trHeight w:val="580"/>
        </w:trPr>
        <w:tc>
          <w:tcPr>
            <w:tcW w:w="1534" w:type="dxa"/>
            <w:shd w:val="clear" w:color="auto" w:fill="C9DAF8"/>
            <w:tcMar>
              <w:top w:w="100" w:type="dxa"/>
              <w:left w:w="100" w:type="dxa"/>
              <w:bottom w:w="100" w:type="dxa"/>
              <w:right w:w="100" w:type="dxa"/>
            </w:tcMar>
          </w:tcPr>
          <w:p w14:paraId="71680AA6" w14:textId="77777777" w:rsidR="00BB15A4" w:rsidRDefault="00BB15A4" w:rsidP="001664B4">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3F6D7326" w14:textId="77777777" w:rsidR="00BB15A4" w:rsidRDefault="00BB15A4" w:rsidP="001664B4">
            <w:pPr>
              <w:pStyle w:val="Ttulo"/>
              <w:widowControl w:val="0"/>
              <w:spacing w:line="240" w:lineRule="auto"/>
              <w:jc w:val="center"/>
              <w:rPr>
                <w:sz w:val="22"/>
                <w:szCs w:val="22"/>
              </w:rPr>
            </w:pPr>
            <w:bookmarkStart w:id="20" w:name="_heading=h.2xcytpi" w:colFirst="0" w:colLast="0"/>
            <w:bookmarkEnd w:id="20"/>
            <w:r>
              <w:rPr>
                <w:sz w:val="22"/>
                <w:szCs w:val="22"/>
              </w:rPr>
              <w:t>Acordeón tipo 2</w:t>
            </w:r>
          </w:p>
        </w:tc>
      </w:tr>
      <w:tr w:rsidR="00BB15A4" w14:paraId="714A5297" w14:textId="77777777" w:rsidTr="001664B4">
        <w:trPr>
          <w:trHeight w:val="420"/>
        </w:trPr>
        <w:tc>
          <w:tcPr>
            <w:tcW w:w="1534" w:type="dxa"/>
            <w:shd w:val="clear" w:color="auto" w:fill="auto"/>
            <w:tcMar>
              <w:top w:w="100" w:type="dxa"/>
              <w:left w:w="100" w:type="dxa"/>
              <w:bottom w:w="100" w:type="dxa"/>
              <w:right w:w="100" w:type="dxa"/>
            </w:tcMar>
          </w:tcPr>
          <w:p w14:paraId="16CAF31A" w14:textId="77777777" w:rsidR="00BB15A4" w:rsidRDefault="00BB15A4" w:rsidP="001664B4">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2DCF25C" w14:textId="35AE2AB1" w:rsidR="00BB15A4" w:rsidRPr="00BB15A4" w:rsidRDefault="00805602">
            <w:pPr>
              <w:pBdr>
                <w:top w:val="nil"/>
                <w:left w:val="nil"/>
                <w:bottom w:val="nil"/>
                <w:right w:val="nil"/>
                <w:between w:val="nil"/>
              </w:pBdr>
              <w:spacing w:after="120" w:line="240" w:lineRule="auto"/>
              <w:jc w:val="both"/>
            </w:pPr>
            <w:r>
              <w:t>Otras herramientas importantes, en este caso de pago, son las siguientes:</w:t>
            </w:r>
          </w:p>
        </w:tc>
      </w:tr>
      <w:tr w:rsidR="00BB15A4" w14:paraId="2765D9E9" w14:textId="77777777" w:rsidTr="001664B4">
        <w:trPr>
          <w:trHeight w:val="420"/>
        </w:trPr>
        <w:tc>
          <w:tcPr>
            <w:tcW w:w="13412" w:type="dxa"/>
            <w:gridSpan w:val="2"/>
            <w:shd w:val="clear" w:color="auto" w:fill="auto"/>
            <w:tcMar>
              <w:top w:w="100" w:type="dxa"/>
              <w:left w:w="100" w:type="dxa"/>
              <w:bottom w:w="100" w:type="dxa"/>
              <w:right w:w="100" w:type="dxa"/>
            </w:tcMar>
          </w:tcPr>
          <w:p w14:paraId="349AF1C1" w14:textId="77777777" w:rsidR="00BB15A4" w:rsidRDefault="00285968" w:rsidP="00285968">
            <w:pPr>
              <w:widowControl w:val="0"/>
              <w:spacing w:line="240" w:lineRule="auto"/>
              <w:jc w:val="center"/>
            </w:pPr>
            <w:r>
              <w:fldChar w:fldCharType="begin"/>
            </w:r>
            <w:r>
              <w:instrText xml:space="preserve"> INCLUDEPICTURE "https://www.shutterstock.com/image-illustration/panoramic-view-multiple-database-placed-260nw-2164135613.jpg" \* MERGEFORMATINET </w:instrText>
            </w:r>
            <w:r>
              <w:fldChar w:fldCharType="separate"/>
            </w:r>
            <w:r>
              <w:rPr>
                <w:noProof/>
                <w:lang w:val="en-US"/>
              </w:rPr>
              <w:drawing>
                <wp:inline distT="0" distB="0" distL="0" distR="0" wp14:anchorId="1F3677BF" wp14:editId="4424AE44">
                  <wp:extent cx="3627735" cy="1563077"/>
                  <wp:effectExtent l="0" t="0" r="5080" b="0"/>
                  <wp:docPr id="34" name="Imagen 34" descr="La vista panorámica de múltiples bases de datos se coloca en tablas de bases de datos relacionales. Concepto de servidor de bases de datos, SQL, almacenamiento de datos, diseño de diagramas de bases de datos, Data center, Webhosting. Ilustrac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a vista panorámica de múltiples bases de datos se coloca en tablas de bases de datos relacionales. Concepto de servidor de bases de datos, SQL, almacenamiento de datos, diseño de diagramas de bases de datos, Data center, Webhosting. Ilustración 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65818" cy="1579486"/>
                          </a:xfrm>
                          <a:prstGeom prst="rect">
                            <a:avLst/>
                          </a:prstGeom>
                          <a:noFill/>
                          <a:ln>
                            <a:noFill/>
                          </a:ln>
                        </pic:spPr>
                      </pic:pic>
                    </a:graphicData>
                  </a:graphic>
                </wp:inline>
              </w:drawing>
            </w:r>
            <w:r>
              <w:fldChar w:fldCharType="end"/>
            </w:r>
          </w:p>
          <w:p w14:paraId="26E89AB1" w14:textId="15D68754" w:rsidR="00722ACF" w:rsidRPr="0053666B" w:rsidRDefault="00722ACF" w:rsidP="00722ACF">
            <w:pPr>
              <w:pBdr>
                <w:top w:val="nil"/>
                <w:left w:val="nil"/>
                <w:bottom w:val="nil"/>
                <w:right w:val="nil"/>
                <w:between w:val="nil"/>
              </w:pBdr>
              <w:spacing w:after="120" w:line="240" w:lineRule="auto"/>
              <w:rPr>
                <w:i/>
                <w:sz w:val="18"/>
                <w:szCs w:val="18"/>
              </w:rPr>
            </w:pPr>
            <w:r>
              <w:t xml:space="preserve">Fuente: </w:t>
            </w:r>
            <w:hyperlink r:id="rId78" w:history="1">
              <w:r w:rsidRPr="00DE5E0F">
                <w:rPr>
                  <w:rStyle w:val="Hipervnculo"/>
                </w:rPr>
                <w:t>https://www.shutterstock.com/es/image-illustration/panoramic-view-multiple-database-placed-on-2164135613</w:t>
              </w:r>
            </w:hyperlink>
            <w:r>
              <w:t xml:space="preserve"> </w:t>
            </w:r>
          </w:p>
          <w:p w14:paraId="44832FBF" w14:textId="75A893C0" w:rsidR="00722ACF" w:rsidRPr="001E6694" w:rsidRDefault="00722ACF" w:rsidP="00722ACF">
            <w:pPr>
              <w:spacing w:after="120"/>
              <w:rPr>
                <w:b/>
                <w:bCs/>
                <w:i/>
              </w:rPr>
            </w:pPr>
          </w:p>
          <w:p w14:paraId="77CB9C1C" w14:textId="575DFAB0" w:rsidR="00722ACF" w:rsidRPr="00702C7D" w:rsidRDefault="00722ACF" w:rsidP="00722ACF">
            <w:pPr>
              <w:spacing w:after="120" w:line="240" w:lineRule="auto"/>
              <w:rPr>
                <w:b/>
                <w:bCs/>
                <w:i/>
                <w:sz w:val="18"/>
                <w:szCs w:val="18"/>
              </w:rPr>
            </w:pPr>
            <w:commentRangeStart w:id="21"/>
            <w:r>
              <w:t xml:space="preserve"> </w:t>
            </w:r>
            <w:commentRangeEnd w:id="21"/>
            <w:r>
              <w:rPr>
                <w:rStyle w:val="Refdecomentario"/>
              </w:rPr>
              <w:commentReference w:id="21"/>
            </w:r>
          </w:p>
          <w:p w14:paraId="5930C353" w14:textId="77777777" w:rsidR="00722ACF" w:rsidRDefault="00722ACF" w:rsidP="00722ACF">
            <w:pPr>
              <w:widowControl w:val="0"/>
              <w:spacing w:line="240" w:lineRule="auto"/>
            </w:pPr>
          </w:p>
          <w:p w14:paraId="3EC22962" w14:textId="4D35A964" w:rsidR="00722ACF" w:rsidRDefault="00722ACF" w:rsidP="00722ACF">
            <w:pPr>
              <w:widowControl w:val="0"/>
              <w:spacing w:line="240" w:lineRule="auto"/>
            </w:pPr>
            <w:r>
              <w:rPr>
                <w:b/>
              </w:rPr>
              <w:t xml:space="preserve">Imagen: </w:t>
            </w:r>
            <w:r>
              <w:t>228131_i_17</w:t>
            </w:r>
          </w:p>
          <w:p w14:paraId="4A407F70" w14:textId="37393761" w:rsidR="00722ACF" w:rsidRDefault="00722ACF" w:rsidP="00285968">
            <w:pPr>
              <w:widowControl w:val="0"/>
              <w:spacing w:line="240" w:lineRule="auto"/>
              <w:jc w:val="center"/>
              <w:rPr>
                <w:b/>
              </w:rPr>
            </w:pPr>
          </w:p>
        </w:tc>
      </w:tr>
      <w:tr w:rsidR="00BB15A4" w14:paraId="40D5C664" w14:textId="77777777" w:rsidTr="001664B4">
        <w:trPr>
          <w:trHeight w:val="420"/>
        </w:trPr>
        <w:tc>
          <w:tcPr>
            <w:tcW w:w="13412" w:type="dxa"/>
            <w:gridSpan w:val="2"/>
            <w:shd w:val="clear" w:color="auto" w:fill="auto"/>
            <w:tcMar>
              <w:top w:w="100" w:type="dxa"/>
              <w:left w:w="100" w:type="dxa"/>
              <w:bottom w:w="100" w:type="dxa"/>
              <w:right w:w="100" w:type="dxa"/>
            </w:tcMar>
          </w:tcPr>
          <w:p w14:paraId="151AD122" w14:textId="33EAF2B4" w:rsidR="00BB15A4" w:rsidRDefault="00285968" w:rsidP="001E6694">
            <w:pPr>
              <w:pBdr>
                <w:top w:val="nil"/>
                <w:left w:val="nil"/>
                <w:bottom w:val="nil"/>
                <w:right w:val="nil"/>
                <w:between w:val="nil"/>
              </w:pBdr>
              <w:spacing w:after="120" w:line="240" w:lineRule="auto"/>
              <w:rPr>
                <w:color w:val="999999"/>
              </w:rPr>
            </w:pPr>
            <w:r w:rsidRPr="00285968">
              <w:rPr>
                <w:b/>
                <w:bCs/>
              </w:rPr>
              <w:t xml:space="preserve">Pentaho Data </w:t>
            </w:r>
            <w:proofErr w:type="spellStart"/>
            <w:r w:rsidRPr="00285968">
              <w:rPr>
                <w:b/>
                <w:bCs/>
              </w:rPr>
              <w:t>Integration</w:t>
            </w:r>
            <w:proofErr w:type="spellEnd"/>
            <w:r w:rsidRPr="00285968">
              <w:rPr>
                <w:b/>
                <w:bCs/>
              </w:rPr>
              <w:t>:</w:t>
            </w:r>
            <w:r>
              <w:t xml:space="preserve"> es el componente de la plataforma Pentaho</w:t>
            </w:r>
            <w:r w:rsidR="00CB39A4">
              <w:t>,</w:t>
            </w:r>
            <w:r>
              <w:t xml:space="preserve"> orientado a las tareas de ETL. </w:t>
            </w:r>
            <w:r w:rsidR="00CB39A4">
              <w:t>E</w:t>
            </w:r>
            <w:r>
              <w:t>ntre otras funciones</w:t>
            </w:r>
            <w:r w:rsidR="00CB39A4">
              <w:t>, comprende la</w:t>
            </w:r>
            <w:r>
              <w:t xml:space="preserve"> migración de </w:t>
            </w:r>
            <w:r w:rsidR="00CB39A4">
              <w:t>información</w:t>
            </w:r>
            <w:r>
              <w:t xml:space="preserve"> entre aplicaciones o bases de datos,</w:t>
            </w:r>
            <w:r w:rsidR="00CB39A4">
              <w:t xml:space="preserve"> la</w:t>
            </w:r>
            <w:r>
              <w:t xml:space="preserve"> exportación de </w:t>
            </w:r>
            <w:r w:rsidR="00CB39A4">
              <w:t>información</w:t>
            </w:r>
            <w:r>
              <w:t xml:space="preserve"> desde bases de datos o archivos planos</w:t>
            </w:r>
            <w:r w:rsidR="00617472">
              <w:t>,</w:t>
            </w:r>
            <w:r>
              <w:t xml:space="preserve"> y herramientas de limpieza de datos</w:t>
            </w:r>
            <w:r w:rsidR="00CB39A4">
              <w:t xml:space="preserve"> (Hitachi, 2016)</w:t>
            </w:r>
            <w:r>
              <w:t>. (</w:t>
            </w:r>
            <w:hyperlink r:id="rId79" w:history="1">
              <w:r w:rsidR="0058158A" w:rsidRPr="00374DDC">
                <w:rPr>
                  <w:rStyle w:val="Hipervnculo"/>
                </w:rPr>
                <w:t>https://help.hitachivantara.com/Documentation/Pentaho/7.0/0D0/Pentaho_Data_Integration</w:t>
              </w:r>
            </w:hyperlink>
            <w:r>
              <w:t>)</w:t>
            </w:r>
          </w:p>
        </w:tc>
      </w:tr>
      <w:tr w:rsidR="00BB15A4" w14:paraId="2E702C71" w14:textId="77777777" w:rsidTr="001664B4">
        <w:trPr>
          <w:trHeight w:val="420"/>
        </w:trPr>
        <w:tc>
          <w:tcPr>
            <w:tcW w:w="13412" w:type="dxa"/>
            <w:gridSpan w:val="2"/>
            <w:shd w:val="clear" w:color="auto" w:fill="auto"/>
            <w:tcMar>
              <w:top w:w="100" w:type="dxa"/>
              <w:left w:w="100" w:type="dxa"/>
              <w:bottom w:w="100" w:type="dxa"/>
              <w:right w:w="100" w:type="dxa"/>
            </w:tcMar>
          </w:tcPr>
          <w:p w14:paraId="090C0D8A" w14:textId="098CDED3" w:rsidR="00BB15A4" w:rsidRDefault="00C036FE" w:rsidP="001E6694">
            <w:pPr>
              <w:pBdr>
                <w:top w:val="nil"/>
                <w:left w:val="nil"/>
                <w:bottom w:val="nil"/>
                <w:right w:val="nil"/>
                <w:between w:val="nil"/>
              </w:pBdr>
              <w:spacing w:after="120" w:line="240" w:lineRule="auto"/>
              <w:jc w:val="both"/>
              <w:rPr>
                <w:color w:val="999999"/>
              </w:rPr>
            </w:pPr>
            <w:r w:rsidRPr="00C036FE">
              <w:rPr>
                <w:b/>
                <w:bCs/>
                <w:lang w:val="es-CO"/>
              </w:rPr>
              <w:lastRenderedPageBreak/>
              <w:t xml:space="preserve">Microsoft SQL Server </w:t>
            </w:r>
            <w:proofErr w:type="spellStart"/>
            <w:r w:rsidRPr="00C036FE">
              <w:rPr>
                <w:b/>
                <w:bCs/>
                <w:lang w:val="es-CO"/>
              </w:rPr>
              <w:t>Integration</w:t>
            </w:r>
            <w:proofErr w:type="spellEnd"/>
            <w:r w:rsidRPr="00C036FE">
              <w:rPr>
                <w:b/>
                <w:bCs/>
                <w:lang w:val="es-CO"/>
              </w:rPr>
              <w:t xml:space="preserve"> Services (SSIS):</w:t>
            </w:r>
            <w:r w:rsidRPr="00095BD9">
              <w:rPr>
                <w:lang w:val="es-CO"/>
              </w:rPr>
              <w:t xml:space="preserve"> </w:t>
            </w:r>
            <w:r>
              <w:rPr>
                <w:lang w:val="es-CO"/>
              </w:rPr>
              <w:t>e</w:t>
            </w:r>
            <w:r w:rsidRPr="00095BD9">
              <w:rPr>
                <w:lang w:val="es-CO"/>
              </w:rPr>
              <w:t>sta herramienta de Microsoft proporciona</w:t>
            </w:r>
            <w:r>
              <w:rPr>
                <w:lang w:val="es-CO"/>
              </w:rPr>
              <w:t xml:space="preserve"> sus propios servicios de integración de SQL Server para conectar con otros motores de bases de datos. Una de sus principales características es que permite una fácil migración a estructuras de datos</w:t>
            </w:r>
            <w:r w:rsidR="00617472">
              <w:rPr>
                <w:lang w:val="es-CO"/>
              </w:rPr>
              <w:t>,</w:t>
            </w:r>
            <w:r>
              <w:rPr>
                <w:lang w:val="es-CO"/>
              </w:rPr>
              <w:t xml:space="preserve"> que ayuda a garantizar la consistencia de </w:t>
            </w:r>
            <w:r w:rsidR="00617472">
              <w:rPr>
                <w:lang w:val="es-CO"/>
              </w:rPr>
              <w:t>estos y</w:t>
            </w:r>
            <w:r>
              <w:rPr>
                <w:lang w:val="es-CO"/>
              </w:rPr>
              <w:t xml:space="preserve"> disminu</w:t>
            </w:r>
            <w:r w:rsidR="00617472">
              <w:rPr>
                <w:lang w:val="es-CO"/>
              </w:rPr>
              <w:t>ir</w:t>
            </w:r>
            <w:r>
              <w:rPr>
                <w:lang w:val="es-CO"/>
              </w:rPr>
              <w:t xml:space="preserve"> los riesgos habituales de este tipo de operaciones</w:t>
            </w:r>
            <w:r w:rsidR="0061105C">
              <w:rPr>
                <w:lang w:val="es-CO"/>
              </w:rPr>
              <w:t xml:space="preserve"> (Microsoft, 2022)</w:t>
            </w:r>
            <w:r>
              <w:rPr>
                <w:lang w:val="es-CO"/>
              </w:rPr>
              <w:t>. (</w:t>
            </w:r>
            <w:hyperlink r:id="rId80" w:history="1">
              <w:r w:rsidRPr="00DE5E0F">
                <w:rPr>
                  <w:rStyle w:val="Hipervnculo"/>
                  <w:lang w:val="es-CO"/>
                </w:rPr>
                <w:t>https://learn.microsoft.com/en-us/sql/integration-services/sql-server-integration-services?view=sql-server-ver16</w:t>
              </w:r>
            </w:hyperlink>
            <w:r>
              <w:rPr>
                <w:lang w:val="es-CO"/>
              </w:rPr>
              <w:t>)</w:t>
            </w:r>
          </w:p>
        </w:tc>
      </w:tr>
    </w:tbl>
    <w:p w14:paraId="057EED73" w14:textId="77777777" w:rsidR="00BB15A4" w:rsidRPr="007F36A4" w:rsidRDefault="00BB15A4" w:rsidP="00AA0A3D">
      <w:pPr>
        <w:pBdr>
          <w:top w:val="nil"/>
          <w:left w:val="nil"/>
          <w:bottom w:val="nil"/>
          <w:right w:val="nil"/>
          <w:between w:val="nil"/>
        </w:pBdr>
        <w:spacing w:after="120" w:line="240" w:lineRule="auto"/>
        <w:jc w:val="both"/>
      </w:pPr>
    </w:p>
    <w:p w14:paraId="6AF95B20" w14:textId="7C0A8FC8" w:rsidR="00867F4E" w:rsidRPr="00297F11" w:rsidRDefault="00B2096E" w:rsidP="001E6694">
      <w:pPr>
        <w:pStyle w:val="Ttulo1"/>
        <w:spacing w:before="400" w:after="120"/>
      </w:pPr>
      <w:r>
        <w:t xml:space="preserve">4. </w:t>
      </w:r>
      <w:r w:rsidR="009E2241" w:rsidRPr="00297F11">
        <w:t>Carga de datos</w:t>
      </w:r>
    </w:p>
    <w:p w14:paraId="2E85B69A" w14:textId="6AB7DFFF" w:rsidR="00297F11" w:rsidRDefault="00297F11" w:rsidP="00297F11">
      <w:pPr>
        <w:spacing w:after="120" w:line="240" w:lineRule="auto"/>
        <w:rPr>
          <w:b/>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97F11" w14:paraId="589B204F" w14:textId="77777777" w:rsidTr="001664B4">
        <w:trPr>
          <w:trHeight w:val="444"/>
        </w:trPr>
        <w:tc>
          <w:tcPr>
            <w:tcW w:w="13422" w:type="dxa"/>
            <w:shd w:val="clear" w:color="auto" w:fill="8DB3E2"/>
          </w:tcPr>
          <w:p w14:paraId="7E09CA19" w14:textId="77777777" w:rsidR="00297F11" w:rsidRDefault="00297F11" w:rsidP="001664B4">
            <w:pPr>
              <w:pStyle w:val="Ttulo1"/>
              <w:jc w:val="center"/>
              <w:rPr>
                <w:szCs w:val="22"/>
              </w:rPr>
            </w:pPr>
            <w:r>
              <w:rPr>
                <w:szCs w:val="22"/>
              </w:rPr>
              <w:t>Cuadro de texto</w:t>
            </w:r>
          </w:p>
        </w:tc>
      </w:tr>
      <w:tr w:rsidR="00297F11" w14:paraId="121456BD" w14:textId="77777777" w:rsidTr="001664B4">
        <w:tc>
          <w:tcPr>
            <w:tcW w:w="13422" w:type="dxa"/>
          </w:tcPr>
          <w:p w14:paraId="4E78F9CF" w14:textId="2819F6C1" w:rsidR="00297F11" w:rsidRPr="00297F11" w:rsidRDefault="00297F11" w:rsidP="00745EDE">
            <w:pPr>
              <w:spacing w:after="120" w:line="240" w:lineRule="auto"/>
              <w:jc w:val="both"/>
            </w:pPr>
            <w:r>
              <w:t>En esta última fase de los procesos ETL</w:t>
            </w:r>
            <w:r w:rsidR="00510B98">
              <w:t>,</w:t>
            </w:r>
            <w:r>
              <w:t xml:space="preserve"> se cargan los datos recopilados y transformados en un formato ahora consistente y homogéneo. Estos datos </w:t>
            </w:r>
            <w:r w:rsidR="00510B98">
              <w:t>se almacenan</w:t>
            </w:r>
            <w:r>
              <w:t xml:space="preserve"> en un </w:t>
            </w:r>
            <w:r w:rsidR="00510B98" w:rsidRPr="00D83602">
              <w:rPr>
                <w:i/>
                <w:iCs/>
              </w:rPr>
              <w:t xml:space="preserve">data </w:t>
            </w:r>
            <w:proofErr w:type="spellStart"/>
            <w:r w:rsidR="00510B98" w:rsidRPr="00D83602">
              <w:rPr>
                <w:i/>
                <w:iCs/>
              </w:rPr>
              <w:t>warehouse</w:t>
            </w:r>
            <w:proofErr w:type="spellEnd"/>
            <w:r w:rsidR="00745EDE">
              <w:rPr>
                <w:i/>
                <w:iCs/>
              </w:rPr>
              <w:t xml:space="preserve"> </w:t>
            </w:r>
            <w:r w:rsidR="00745EDE">
              <w:rPr>
                <w:iCs/>
              </w:rPr>
              <w:t>(DW)</w:t>
            </w:r>
            <w:r w:rsidR="00510B98">
              <w:t xml:space="preserve"> </w:t>
            </w:r>
            <w:r>
              <w:t>o depósito de datos. Por lo general</w:t>
            </w:r>
            <w:r w:rsidR="00510B98">
              <w:t>,</w:t>
            </w:r>
            <w:r>
              <w:t xml:space="preserve"> el </w:t>
            </w:r>
            <w:r w:rsidR="00745EDE" w:rsidRPr="001E6694">
              <w:rPr>
                <w:iCs/>
              </w:rPr>
              <w:t>DW</w:t>
            </w:r>
            <w:r w:rsidRPr="00D83602">
              <w:rPr>
                <w:i/>
                <w:iCs/>
              </w:rPr>
              <w:t xml:space="preserve"> </w:t>
            </w:r>
            <w:r>
              <w:t>se encuentra separado de la base de datos de producción de la organización</w:t>
            </w:r>
            <w:r w:rsidR="00745EDE">
              <w:t xml:space="preserve">, lo que propende </w:t>
            </w:r>
            <w:r>
              <w:t>así</w:t>
            </w:r>
            <w:r w:rsidR="00745EDE">
              <w:t xml:space="preserve"> a</w:t>
            </w:r>
            <w:r>
              <w:t xml:space="preserve"> su uso y aprovechamiento sin afectar la labor diaria del negocio. El depósito de datos funciona como un repositorio central, con información </w:t>
            </w:r>
            <w:r w:rsidR="00745EDE">
              <w:t>que proviene</w:t>
            </w:r>
            <w:r>
              <w:t xml:space="preserve"> de diversas fuentes de datos y de diferentes tipos (estructurados, semiestructurados y no estructurados). Una vez se encuentran en el depósito</w:t>
            </w:r>
            <w:r w:rsidR="00745EDE">
              <w:t>,</w:t>
            </w:r>
            <w:r>
              <w:t xml:space="preserve"> los usuarios pueden acceder a estos mediante herramientas de inteligencia de negocios.</w:t>
            </w:r>
          </w:p>
        </w:tc>
      </w:tr>
    </w:tbl>
    <w:p w14:paraId="681BCC7F" w14:textId="77777777" w:rsidR="00C76B86" w:rsidRDefault="00C76B86" w:rsidP="00B709CB">
      <w:pPr>
        <w:spacing w:after="120" w:line="240" w:lineRule="auto"/>
        <w:jc w:val="both"/>
      </w:pPr>
    </w:p>
    <w:p w14:paraId="75979FD2" w14:textId="6FFD9B90" w:rsidR="008E3B86" w:rsidRDefault="000827CC" w:rsidP="00B87FDD">
      <w:pPr>
        <w:pStyle w:val="Ttulo2"/>
        <w:spacing w:before="360" w:after="120"/>
      </w:pPr>
      <w:r>
        <w:t xml:space="preserve">4.1. </w:t>
      </w:r>
      <w:r w:rsidR="009E2241" w:rsidRPr="00B87FDD">
        <w:rPr>
          <w:i/>
          <w:iCs/>
        </w:rPr>
        <w:t xml:space="preserve">Data </w:t>
      </w:r>
      <w:proofErr w:type="spellStart"/>
      <w:r w:rsidRPr="00B87FDD">
        <w:rPr>
          <w:i/>
          <w:iCs/>
        </w:rPr>
        <w:t>w</w:t>
      </w:r>
      <w:r w:rsidR="009E2241" w:rsidRPr="00B87FDD">
        <w:rPr>
          <w:i/>
          <w:iCs/>
        </w:rPr>
        <w:t>arehouse</w:t>
      </w:r>
      <w:proofErr w:type="spellEnd"/>
      <w:r w:rsidR="009E2241" w:rsidRPr="008E3B86">
        <w:t>: conceptos y herramientas</w:t>
      </w: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8E3B86" w14:paraId="53D9849B" w14:textId="77777777" w:rsidTr="001664B4">
        <w:trPr>
          <w:trHeight w:val="444"/>
        </w:trPr>
        <w:tc>
          <w:tcPr>
            <w:tcW w:w="13422" w:type="dxa"/>
            <w:shd w:val="clear" w:color="auto" w:fill="8DB3E2"/>
          </w:tcPr>
          <w:p w14:paraId="456BCE63" w14:textId="77777777" w:rsidR="008E3B86" w:rsidRDefault="008E3B86" w:rsidP="001664B4">
            <w:pPr>
              <w:pStyle w:val="Ttulo1"/>
              <w:jc w:val="center"/>
              <w:rPr>
                <w:szCs w:val="22"/>
              </w:rPr>
            </w:pPr>
            <w:r>
              <w:rPr>
                <w:szCs w:val="22"/>
              </w:rPr>
              <w:t>Cuadro de texto</w:t>
            </w:r>
          </w:p>
        </w:tc>
      </w:tr>
      <w:tr w:rsidR="008E3B86" w14:paraId="6FAA9C8B" w14:textId="77777777" w:rsidTr="001664B4">
        <w:tc>
          <w:tcPr>
            <w:tcW w:w="13422" w:type="dxa"/>
          </w:tcPr>
          <w:p w14:paraId="167B24CA" w14:textId="224A3576" w:rsidR="008E3B86" w:rsidRDefault="008E3B86" w:rsidP="008E3B86">
            <w:pPr>
              <w:spacing w:after="120" w:line="240" w:lineRule="auto"/>
              <w:jc w:val="both"/>
              <w:rPr>
                <w:lang w:val="es-CO"/>
              </w:rPr>
            </w:pPr>
            <w:r w:rsidRPr="00C76B86">
              <w:rPr>
                <w:lang w:val="es-CO"/>
              </w:rPr>
              <w:t xml:space="preserve">Un </w:t>
            </w:r>
            <w:r w:rsidRPr="000526A7">
              <w:rPr>
                <w:i/>
                <w:iCs/>
                <w:lang w:val="es-CO"/>
              </w:rPr>
              <w:t xml:space="preserve">data </w:t>
            </w:r>
            <w:proofErr w:type="spellStart"/>
            <w:r w:rsidRPr="000526A7">
              <w:rPr>
                <w:i/>
                <w:iCs/>
                <w:lang w:val="es-CO"/>
              </w:rPr>
              <w:t>warehouse</w:t>
            </w:r>
            <w:proofErr w:type="spellEnd"/>
            <w:r w:rsidR="00107E13">
              <w:rPr>
                <w:iCs/>
                <w:lang w:val="es-CO"/>
              </w:rPr>
              <w:t>,</w:t>
            </w:r>
            <w:r w:rsidRPr="00C76B86">
              <w:rPr>
                <w:lang w:val="es-CO"/>
              </w:rPr>
              <w:t xml:space="preserve"> o depósito</w:t>
            </w:r>
            <w:r>
              <w:rPr>
                <w:lang w:val="es-CO"/>
              </w:rPr>
              <w:t xml:space="preserve"> de datos</w:t>
            </w:r>
            <w:r w:rsidR="00107E13">
              <w:rPr>
                <w:lang w:val="es-CO"/>
              </w:rPr>
              <w:t>,</w:t>
            </w:r>
            <w:r>
              <w:rPr>
                <w:lang w:val="es-CO"/>
              </w:rPr>
              <w:t xml:space="preserve"> es una plataforma utilizada para almacenar y procesar datos </w:t>
            </w:r>
            <w:r w:rsidR="00107E13">
              <w:rPr>
                <w:lang w:val="es-CO"/>
              </w:rPr>
              <w:t xml:space="preserve">que provienen </w:t>
            </w:r>
            <w:r>
              <w:rPr>
                <w:lang w:val="es-CO"/>
              </w:rPr>
              <w:t>de diversas fuentes y formatos y</w:t>
            </w:r>
            <w:r w:rsidR="00107E13">
              <w:rPr>
                <w:lang w:val="es-CO"/>
              </w:rPr>
              <w:t xml:space="preserve"> que</w:t>
            </w:r>
            <w:r>
              <w:rPr>
                <w:lang w:val="es-CO"/>
              </w:rPr>
              <w:t xml:space="preserve"> ocupa </w:t>
            </w:r>
            <w:r w:rsidR="00C86B13">
              <w:rPr>
                <w:lang w:val="es-CO"/>
              </w:rPr>
              <w:t>u</w:t>
            </w:r>
            <w:r>
              <w:rPr>
                <w:lang w:val="es-CO"/>
              </w:rPr>
              <w:t xml:space="preserve">n lugar central </w:t>
            </w:r>
            <w:r w:rsidR="00004108">
              <w:rPr>
                <w:lang w:val="es-CO"/>
              </w:rPr>
              <w:t>en</w:t>
            </w:r>
            <w:r>
              <w:rPr>
                <w:lang w:val="es-CO"/>
              </w:rPr>
              <w:t xml:space="preserve"> un sistema de inteligencia de negocios</w:t>
            </w:r>
            <w:r w:rsidR="00107E13">
              <w:rPr>
                <w:lang w:val="es-CO"/>
              </w:rPr>
              <w:t xml:space="preserve"> (</w:t>
            </w:r>
            <w:proofErr w:type="spellStart"/>
            <w:r w:rsidR="00107E13">
              <w:rPr>
                <w:lang w:val="es-CO"/>
              </w:rPr>
              <w:t>DataS</w:t>
            </w:r>
            <w:r w:rsidR="00107E13" w:rsidRPr="00107E13">
              <w:rPr>
                <w:lang w:val="es-CO"/>
              </w:rPr>
              <w:t>cientest</w:t>
            </w:r>
            <w:proofErr w:type="spellEnd"/>
            <w:r w:rsidR="00004108">
              <w:rPr>
                <w:lang w:val="es-CO"/>
              </w:rPr>
              <w:t>, 2022</w:t>
            </w:r>
            <w:r w:rsidR="00107E13">
              <w:rPr>
                <w:lang w:val="es-CO"/>
              </w:rPr>
              <w:t>)</w:t>
            </w:r>
            <w:r>
              <w:rPr>
                <w:lang w:val="es-CO"/>
              </w:rPr>
              <w:t xml:space="preserve">. </w:t>
            </w:r>
            <w:r w:rsidR="00004108">
              <w:rPr>
                <w:lang w:val="es-CO"/>
              </w:rPr>
              <w:t>A</w:t>
            </w:r>
            <w:r>
              <w:rPr>
                <w:lang w:val="es-CO"/>
              </w:rPr>
              <w:t>llí</w:t>
            </w:r>
            <w:r w:rsidR="00004108">
              <w:rPr>
                <w:lang w:val="es-CO"/>
              </w:rPr>
              <w:t xml:space="preserve"> es</w:t>
            </w:r>
            <w:r>
              <w:rPr>
                <w:lang w:val="es-CO"/>
              </w:rPr>
              <w:t xml:space="preserve"> donde </w:t>
            </w:r>
            <w:r w:rsidR="00004108">
              <w:rPr>
                <w:lang w:val="es-CO"/>
              </w:rPr>
              <w:t>se cargan</w:t>
            </w:r>
            <w:r>
              <w:rPr>
                <w:lang w:val="es-CO"/>
              </w:rPr>
              <w:t xml:space="preserve"> los datos recolectados mediante las técnicas de extracción</w:t>
            </w:r>
            <w:r w:rsidR="00004108">
              <w:rPr>
                <w:lang w:val="es-CO"/>
              </w:rPr>
              <w:t>,</w:t>
            </w:r>
            <w:r>
              <w:rPr>
                <w:lang w:val="es-CO"/>
              </w:rPr>
              <w:t xml:space="preserve"> después de </w:t>
            </w:r>
            <w:r w:rsidR="004300E0">
              <w:rPr>
                <w:lang w:val="es-CO"/>
              </w:rPr>
              <w:t>que se transforman</w:t>
            </w:r>
            <w:r w:rsidR="00004108">
              <w:rPr>
                <w:lang w:val="es-CO"/>
              </w:rPr>
              <w:t>,</w:t>
            </w:r>
            <w:r>
              <w:rPr>
                <w:lang w:val="es-CO"/>
              </w:rPr>
              <w:t xml:space="preserve"> para que tengan el formato y la calidad adecuad</w:t>
            </w:r>
            <w:r w:rsidR="00004108">
              <w:rPr>
                <w:lang w:val="es-CO"/>
              </w:rPr>
              <w:t>os</w:t>
            </w:r>
            <w:r>
              <w:rPr>
                <w:lang w:val="es-CO"/>
              </w:rPr>
              <w:t xml:space="preserve"> para su explotación en los procesos de ciencia de datos. </w:t>
            </w:r>
            <w:r w:rsidR="00004108">
              <w:rPr>
                <w:lang w:val="es-CO"/>
              </w:rPr>
              <w:t>Por lo general, e</w:t>
            </w:r>
            <w:r>
              <w:rPr>
                <w:lang w:val="es-CO"/>
              </w:rPr>
              <w:t xml:space="preserve">stos depósitos de </w:t>
            </w:r>
            <w:r w:rsidR="00004108">
              <w:rPr>
                <w:lang w:val="es-CO"/>
              </w:rPr>
              <w:t xml:space="preserve">información </w:t>
            </w:r>
            <w:r>
              <w:rPr>
                <w:lang w:val="es-CO"/>
              </w:rPr>
              <w:t>se encuentran separados de las bases de datos de producción de la organización para no alterar la información original ni sobrecargar el sistema de información de producción.</w:t>
            </w:r>
          </w:p>
          <w:p w14:paraId="23903E16" w14:textId="1DE4963D" w:rsidR="008E3B86" w:rsidRPr="008E3B86" w:rsidRDefault="008A2B2B">
            <w:pPr>
              <w:spacing w:after="120" w:line="240" w:lineRule="auto"/>
              <w:jc w:val="both"/>
              <w:rPr>
                <w:lang w:val="es-CO"/>
              </w:rPr>
            </w:pPr>
            <w:r>
              <w:rPr>
                <w:lang w:val="es-CO"/>
              </w:rPr>
              <w:lastRenderedPageBreak/>
              <w:t>Sumado a lo anterior, l</w:t>
            </w:r>
            <w:r w:rsidR="008E3B86">
              <w:rPr>
                <w:lang w:val="es-CO"/>
              </w:rPr>
              <w:t>os depósitos de datos funcionan como repositorio central</w:t>
            </w:r>
            <w:r w:rsidR="00CB1D47">
              <w:rPr>
                <w:lang w:val="es-CO"/>
              </w:rPr>
              <w:t>,</w:t>
            </w:r>
            <w:r w:rsidR="008E3B86">
              <w:rPr>
                <w:lang w:val="es-CO"/>
              </w:rPr>
              <w:t xml:space="preserve"> </w:t>
            </w:r>
            <w:r>
              <w:rPr>
                <w:lang w:val="es-CO"/>
              </w:rPr>
              <w:t xml:space="preserve">y su </w:t>
            </w:r>
            <w:r w:rsidR="008E3B86">
              <w:rPr>
                <w:lang w:val="es-CO"/>
              </w:rPr>
              <w:t>información proviene de una o varias fuentes de datos</w:t>
            </w:r>
            <w:r w:rsidR="00CB1D47">
              <w:rPr>
                <w:lang w:val="es-CO"/>
              </w:rPr>
              <w:t>,</w:t>
            </w:r>
            <w:r w:rsidR="008E3B86">
              <w:rPr>
                <w:lang w:val="es-CO"/>
              </w:rPr>
              <w:t xml:space="preserve"> como son los sistemas de información de la organización, los sistemas transaccionales y las bases de datos relacionales. Al tener la información centralizada en un solo lugar, la organización logra una visión holística de sus sistemas y procesos claves para un mejor entendimiento y un proceso de toma de decisiones soportado en los datos.</w:t>
            </w:r>
            <w:r w:rsidR="003C7E3E">
              <w:rPr>
                <w:lang w:val="es-CO"/>
              </w:rPr>
              <w:t xml:space="preserve"> Además</w:t>
            </w:r>
            <w:r w:rsidR="00A566BF">
              <w:rPr>
                <w:lang w:val="es-CO"/>
              </w:rPr>
              <w:t>,</w:t>
            </w:r>
            <w:r w:rsidR="008E3B86">
              <w:rPr>
                <w:lang w:val="es-CO"/>
              </w:rPr>
              <w:t xml:space="preserve"> </w:t>
            </w:r>
            <w:r w:rsidR="00A566BF">
              <w:rPr>
                <w:lang w:val="es-CO"/>
              </w:rPr>
              <w:t>l</w:t>
            </w:r>
            <w:r w:rsidR="008E3B86">
              <w:rPr>
                <w:lang w:val="es-CO"/>
              </w:rPr>
              <w:t xml:space="preserve">os </w:t>
            </w:r>
            <w:r w:rsidR="008E3B86" w:rsidRPr="001E6694">
              <w:rPr>
                <w:i/>
                <w:iCs/>
                <w:lang w:val="es-CO"/>
              </w:rPr>
              <w:t xml:space="preserve">data </w:t>
            </w:r>
            <w:proofErr w:type="spellStart"/>
            <w:r w:rsidR="008E3B86" w:rsidRPr="001E6694">
              <w:rPr>
                <w:i/>
                <w:iCs/>
                <w:lang w:val="es-CO"/>
              </w:rPr>
              <w:t>warehouse</w:t>
            </w:r>
            <w:proofErr w:type="spellEnd"/>
            <w:r w:rsidR="008E3B86">
              <w:rPr>
                <w:lang w:val="es-CO"/>
              </w:rPr>
              <w:t xml:space="preserve"> están orientados al análisis de información histórica</w:t>
            </w:r>
            <w:r w:rsidR="003C7E3E">
              <w:rPr>
                <w:lang w:val="es-CO"/>
              </w:rPr>
              <w:t>; por tanto,</w:t>
            </w:r>
            <w:r w:rsidR="008E3B86">
              <w:rPr>
                <w:lang w:val="es-CO"/>
              </w:rPr>
              <w:t xml:space="preserve"> dependiendo de</w:t>
            </w:r>
            <w:r w:rsidR="003C7E3E">
              <w:rPr>
                <w:lang w:val="es-CO"/>
              </w:rPr>
              <w:t xml:space="preserve"> la</w:t>
            </w:r>
            <w:r w:rsidR="008E3B86">
              <w:rPr>
                <w:lang w:val="es-CO"/>
              </w:rPr>
              <w:t xml:space="preserve"> antigüedad</w:t>
            </w:r>
            <w:r w:rsidR="003C7E3E">
              <w:rPr>
                <w:lang w:val="es-CO"/>
              </w:rPr>
              <w:t xml:space="preserve"> y tamaño de la organización, esta</w:t>
            </w:r>
            <w:r w:rsidR="008E3B86">
              <w:rPr>
                <w:lang w:val="es-CO"/>
              </w:rPr>
              <w:t xml:space="preserve"> debe disponer de una gran capacidad de almacenamiento (en algunas organizaciones ya se trabaja en cantidades de </w:t>
            </w:r>
            <w:proofErr w:type="spellStart"/>
            <w:r w:rsidR="008E3B86" w:rsidRPr="001E6694">
              <w:rPr>
                <w:i/>
                <w:iCs/>
                <w:lang w:val="es-CO"/>
              </w:rPr>
              <w:t>petabytes</w:t>
            </w:r>
            <w:proofErr w:type="spellEnd"/>
            <w:r w:rsidR="008E3B86">
              <w:rPr>
                <w:lang w:val="es-CO"/>
              </w:rPr>
              <w:t>)</w:t>
            </w:r>
            <w:r w:rsidR="003C7E3E">
              <w:rPr>
                <w:lang w:val="es-CO"/>
              </w:rPr>
              <w:t>,</w:t>
            </w:r>
            <w:r w:rsidR="008E3B86">
              <w:rPr>
                <w:lang w:val="es-CO"/>
              </w:rPr>
              <w:t xml:space="preserve"> ya que muchos de los datos permanecen por largos periodos de tiempo. Por </w:t>
            </w:r>
            <w:r w:rsidR="003C7E3E">
              <w:rPr>
                <w:lang w:val="es-CO"/>
              </w:rPr>
              <w:t xml:space="preserve">tal </w:t>
            </w:r>
            <w:r w:rsidR="008E3B86">
              <w:rPr>
                <w:lang w:val="es-CO"/>
              </w:rPr>
              <w:t>razón, cada vez es más frecuente el uso de soluciones en la nube para este proceso</w:t>
            </w:r>
            <w:r w:rsidR="003C7E3E">
              <w:rPr>
                <w:lang w:val="es-CO"/>
              </w:rPr>
              <w:t xml:space="preserve"> y</w:t>
            </w:r>
            <w:r w:rsidR="008E3B86">
              <w:rPr>
                <w:lang w:val="es-CO"/>
              </w:rPr>
              <w:t xml:space="preserve"> evita</w:t>
            </w:r>
            <w:r w:rsidR="003C7E3E">
              <w:rPr>
                <w:lang w:val="es-CO"/>
              </w:rPr>
              <w:t>r</w:t>
            </w:r>
            <w:r w:rsidR="008E3B86">
              <w:rPr>
                <w:lang w:val="es-CO"/>
              </w:rPr>
              <w:t xml:space="preserve"> así que la organización deb</w:t>
            </w:r>
            <w:r w:rsidR="003C7E3E">
              <w:rPr>
                <w:lang w:val="es-CO"/>
              </w:rPr>
              <w:t>a</w:t>
            </w:r>
            <w:r w:rsidR="008E3B86">
              <w:rPr>
                <w:lang w:val="es-CO"/>
              </w:rPr>
              <w:t xml:space="preserve"> realizar grandes inversiones en equipos e infraestructura para desarrollar sus procesos. Con el uso de la computación en la nube o infraestructura como servicio, las organizaciones solo pagan por los servicios usados y bajo demanda.</w:t>
            </w:r>
          </w:p>
        </w:tc>
      </w:tr>
    </w:tbl>
    <w:p w14:paraId="5343A652" w14:textId="6550790B" w:rsidR="00E20034" w:rsidRDefault="00E20034" w:rsidP="00D54B7D">
      <w:pPr>
        <w:spacing w:after="120" w:line="240" w:lineRule="auto"/>
        <w:jc w:val="both"/>
        <w:rPr>
          <w:lang w:val="es-CO"/>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E20034" w14:paraId="618C23AB" w14:textId="77777777" w:rsidTr="001664B4">
        <w:tc>
          <w:tcPr>
            <w:tcW w:w="1703" w:type="dxa"/>
            <w:shd w:val="clear" w:color="auto" w:fill="C9DAF8"/>
            <w:tcMar>
              <w:top w:w="100" w:type="dxa"/>
              <w:left w:w="100" w:type="dxa"/>
              <w:bottom w:w="100" w:type="dxa"/>
              <w:right w:w="100" w:type="dxa"/>
            </w:tcMar>
          </w:tcPr>
          <w:p w14:paraId="573B9475" w14:textId="77777777" w:rsidR="00E20034" w:rsidRDefault="00E20034" w:rsidP="001664B4">
            <w:pPr>
              <w:widowControl w:val="0"/>
              <w:pBdr>
                <w:top w:val="nil"/>
                <w:left w:val="nil"/>
                <w:bottom w:val="nil"/>
                <w:right w:val="nil"/>
                <w:between w:val="nil"/>
              </w:pBdr>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23BB3FD2" w14:textId="77777777" w:rsidR="00E20034" w:rsidRDefault="00E20034" w:rsidP="001664B4">
            <w:pPr>
              <w:pStyle w:val="Ttulo"/>
              <w:widowControl w:val="0"/>
              <w:spacing w:line="240" w:lineRule="auto"/>
              <w:jc w:val="center"/>
              <w:rPr>
                <w:sz w:val="22"/>
                <w:szCs w:val="22"/>
              </w:rPr>
            </w:pPr>
            <w:bookmarkStart w:id="22" w:name="_heading=h.qsh70q" w:colFirst="0" w:colLast="0"/>
            <w:bookmarkEnd w:id="22"/>
            <w:r>
              <w:rPr>
                <w:sz w:val="22"/>
                <w:szCs w:val="22"/>
              </w:rPr>
              <w:t>Rutas / Pasos. Verticales 1</w:t>
            </w:r>
          </w:p>
        </w:tc>
      </w:tr>
      <w:tr w:rsidR="00E20034" w14:paraId="1D2A0E01" w14:textId="77777777" w:rsidTr="001664B4">
        <w:tc>
          <w:tcPr>
            <w:tcW w:w="1703" w:type="dxa"/>
            <w:shd w:val="clear" w:color="auto" w:fill="auto"/>
            <w:tcMar>
              <w:top w:w="100" w:type="dxa"/>
              <w:left w:w="100" w:type="dxa"/>
              <w:bottom w:w="100" w:type="dxa"/>
              <w:right w:w="100" w:type="dxa"/>
            </w:tcMar>
          </w:tcPr>
          <w:p w14:paraId="584142CB" w14:textId="77777777" w:rsidR="00E20034" w:rsidRDefault="00E20034" w:rsidP="001664B4">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5AAC4042" w14:textId="088051B5" w:rsidR="00E20034" w:rsidRPr="00E20034" w:rsidRDefault="00650919">
            <w:pPr>
              <w:spacing w:after="120" w:line="240" w:lineRule="auto"/>
              <w:jc w:val="both"/>
              <w:rPr>
                <w:lang w:val="es-CO"/>
              </w:rPr>
            </w:pPr>
            <w:r>
              <w:rPr>
                <w:lang w:val="es-CO"/>
              </w:rPr>
              <w:t xml:space="preserve">Continuando con una aproximación al concepto de </w:t>
            </w:r>
            <w:r w:rsidRPr="00E20034">
              <w:rPr>
                <w:i/>
                <w:iCs/>
                <w:lang w:val="es-CO"/>
              </w:rPr>
              <w:t xml:space="preserve">data </w:t>
            </w:r>
            <w:proofErr w:type="spellStart"/>
            <w:r w:rsidRPr="00E20034">
              <w:rPr>
                <w:i/>
                <w:iCs/>
                <w:lang w:val="es-CO"/>
              </w:rPr>
              <w:t>warehouse</w:t>
            </w:r>
            <w:proofErr w:type="spellEnd"/>
            <w:r>
              <w:rPr>
                <w:lang w:val="es-CO"/>
              </w:rPr>
              <w:t xml:space="preserve"> en esta tercera parte del proceso ETL, l</w:t>
            </w:r>
            <w:r w:rsidR="00E20034">
              <w:rPr>
                <w:lang w:val="es-CO"/>
              </w:rPr>
              <w:t>as siguientes son las características que debe tener un</w:t>
            </w:r>
            <w:r>
              <w:rPr>
                <w:lang w:val="es-CO"/>
              </w:rPr>
              <w:t xml:space="preserve"> </w:t>
            </w:r>
            <w:r>
              <w:rPr>
                <w:iCs/>
                <w:lang w:val="es-CO"/>
              </w:rPr>
              <w:t>DW</w:t>
            </w:r>
            <w:r w:rsidR="00E20034">
              <w:rPr>
                <w:lang w:val="es-CO"/>
              </w:rPr>
              <w:t>:</w:t>
            </w:r>
          </w:p>
        </w:tc>
      </w:tr>
      <w:tr w:rsidR="00E20034" w14:paraId="271434E7" w14:textId="77777777" w:rsidTr="001664B4">
        <w:trPr>
          <w:trHeight w:val="420"/>
        </w:trPr>
        <w:tc>
          <w:tcPr>
            <w:tcW w:w="13412" w:type="dxa"/>
            <w:gridSpan w:val="2"/>
            <w:shd w:val="clear" w:color="auto" w:fill="auto"/>
            <w:tcMar>
              <w:top w:w="100" w:type="dxa"/>
              <w:left w:w="100" w:type="dxa"/>
              <w:bottom w:w="100" w:type="dxa"/>
              <w:right w:w="100" w:type="dxa"/>
            </w:tcMar>
          </w:tcPr>
          <w:p w14:paraId="2A4E898F" w14:textId="3DCB3477" w:rsidR="00E20034" w:rsidRDefault="00E20034">
            <w:pPr>
              <w:widowControl w:val="0"/>
              <w:spacing w:line="240" w:lineRule="auto"/>
              <w:jc w:val="center"/>
            </w:pPr>
            <w:r>
              <w:fldChar w:fldCharType="begin"/>
            </w:r>
            <w:r>
              <w:instrText xml:space="preserve"> INCLUDEPICTURE "https://www.shutterstock.com/image-vector/server-room-isometric-cloud-storage-260nw-1794802207.jpg" \* MERGEFORMATINET </w:instrText>
            </w:r>
            <w:r>
              <w:fldChar w:fldCharType="separate"/>
            </w:r>
            <w:r>
              <w:rPr>
                <w:noProof/>
                <w:lang w:val="en-US"/>
              </w:rPr>
              <w:drawing>
                <wp:inline distT="0" distB="0" distL="0" distR="0" wp14:anchorId="7CB6275A" wp14:editId="2B3A75DC">
                  <wp:extent cx="3562709" cy="2164371"/>
                  <wp:effectExtent l="0" t="0" r="0" b="7620"/>
                  <wp:docPr id="35" name="Imagen 35" descr="Sala de servidores isométrica, datos de almacenamiento en la nube, centro de datos, procesamiento de grandes datos y tecnología informática. Protección de datos, un escudo contra el fondo de la sala de servidores. Comunicación de la granja de serv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la de servidores isométrica, datos de almacenamiento en la nube, centro de datos, procesamiento de grandes datos y tecnología informática. Protección de datos, un escudo contra el fondo de la sala de servidores. Comunicación de la granja de servidor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7009" cy="2173058"/>
                          </a:xfrm>
                          <a:prstGeom prst="rect">
                            <a:avLst/>
                          </a:prstGeom>
                          <a:noFill/>
                          <a:ln>
                            <a:noFill/>
                          </a:ln>
                        </pic:spPr>
                      </pic:pic>
                    </a:graphicData>
                  </a:graphic>
                </wp:inline>
              </w:drawing>
            </w:r>
            <w:r>
              <w:fldChar w:fldCharType="end"/>
            </w:r>
          </w:p>
          <w:p w14:paraId="7F030B7C" w14:textId="3FC965D5" w:rsidR="00E20034" w:rsidRDefault="00E20034" w:rsidP="001E6694">
            <w:pPr>
              <w:pBdr>
                <w:top w:val="nil"/>
                <w:left w:val="nil"/>
                <w:bottom w:val="nil"/>
                <w:right w:val="nil"/>
                <w:between w:val="nil"/>
              </w:pBdr>
              <w:spacing w:after="120" w:line="240" w:lineRule="auto"/>
            </w:pPr>
            <w:r>
              <w:lastRenderedPageBreak/>
              <w:t xml:space="preserve">Fuente: </w:t>
            </w:r>
            <w:hyperlink r:id="rId82" w:history="1">
              <w:r w:rsidRPr="00DE5E0F">
                <w:rPr>
                  <w:rStyle w:val="Hipervnculo"/>
                </w:rPr>
                <w:t>https://www.shutterstock.com/es/image-vector/server-room-isometric-cloud-storage-data-1794802207</w:t>
              </w:r>
            </w:hyperlink>
            <w:r>
              <w:t xml:space="preserve"> </w:t>
            </w:r>
          </w:p>
          <w:p w14:paraId="1F0D8C48" w14:textId="2A129F71" w:rsidR="000F5F39" w:rsidRDefault="000F5F39" w:rsidP="00C3082E">
            <w:pPr>
              <w:widowControl w:val="0"/>
              <w:spacing w:line="240" w:lineRule="auto"/>
              <w:rPr>
                <w:b/>
              </w:rPr>
            </w:pPr>
          </w:p>
          <w:p w14:paraId="277B72B7" w14:textId="18381685" w:rsidR="000F5F39" w:rsidRPr="001E6694" w:rsidRDefault="000F5F39" w:rsidP="001E6694">
            <w:pPr>
              <w:spacing w:after="120" w:line="240" w:lineRule="auto"/>
              <w:rPr>
                <w:b/>
                <w:bCs/>
                <w:i/>
                <w:sz w:val="18"/>
                <w:szCs w:val="18"/>
              </w:rPr>
            </w:pPr>
            <w:commentRangeStart w:id="23"/>
            <w:r>
              <w:t xml:space="preserve">Nota: </w:t>
            </w:r>
            <w:commentRangeEnd w:id="23"/>
            <w:r>
              <w:rPr>
                <w:rStyle w:val="Refdecomentario"/>
              </w:rPr>
              <w:commentReference w:id="23"/>
            </w:r>
          </w:p>
          <w:p w14:paraId="48456A7A" w14:textId="77777777" w:rsidR="000F5F39" w:rsidRDefault="000F5F39" w:rsidP="00C3082E">
            <w:pPr>
              <w:widowControl w:val="0"/>
              <w:spacing w:line="240" w:lineRule="auto"/>
              <w:rPr>
                <w:b/>
              </w:rPr>
            </w:pPr>
          </w:p>
          <w:p w14:paraId="7DF1248D" w14:textId="2C547A31" w:rsidR="00E20034" w:rsidRDefault="00E20034" w:rsidP="001E6694">
            <w:pPr>
              <w:widowControl w:val="0"/>
              <w:spacing w:line="240" w:lineRule="auto"/>
              <w:rPr>
                <w:b/>
              </w:rPr>
            </w:pPr>
            <w:r>
              <w:rPr>
                <w:b/>
              </w:rPr>
              <w:t xml:space="preserve">Imagen: </w:t>
            </w:r>
            <w:r>
              <w:t>228131_i_18</w:t>
            </w:r>
          </w:p>
        </w:tc>
      </w:tr>
      <w:tr w:rsidR="00E20034" w14:paraId="170CE41B" w14:textId="77777777" w:rsidTr="001664B4">
        <w:tc>
          <w:tcPr>
            <w:tcW w:w="1703" w:type="dxa"/>
            <w:shd w:val="clear" w:color="auto" w:fill="auto"/>
            <w:tcMar>
              <w:top w:w="100" w:type="dxa"/>
              <w:left w:w="100" w:type="dxa"/>
              <w:bottom w:w="100" w:type="dxa"/>
              <w:right w:w="100" w:type="dxa"/>
            </w:tcMar>
          </w:tcPr>
          <w:p w14:paraId="4D3E492D" w14:textId="77777777" w:rsidR="00E20034" w:rsidRDefault="00E20034" w:rsidP="001664B4">
            <w:pPr>
              <w:widowControl w:val="0"/>
              <w:pBdr>
                <w:top w:val="nil"/>
                <w:left w:val="nil"/>
                <w:bottom w:val="nil"/>
                <w:right w:val="nil"/>
                <w:between w:val="nil"/>
              </w:pBdr>
              <w:spacing w:line="240" w:lineRule="auto"/>
              <w:jc w:val="center"/>
              <w:rPr>
                <w:b/>
              </w:rPr>
            </w:pPr>
            <w:r>
              <w:rPr>
                <w:b/>
              </w:rPr>
              <w:lastRenderedPageBreak/>
              <w:t>Botón 1</w:t>
            </w:r>
          </w:p>
        </w:tc>
        <w:tc>
          <w:tcPr>
            <w:tcW w:w="11709" w:type="dxa"/>
            <w:shd w:val="clear" w:color="auto" w:fill="auto"/>
            <w:tcMar>
              <w:top w:w="100" w:type="dxa"/>
              <w:left w:w="100" w:type="dxa"/>
              <w:bottom w:w="100" w:type="dxa"/>
              <w:right w:w="100" w:type="dxa"/>
            </w:tcMar>
          </w:tcPr>
          <w:p w14:paraId="71103D4F" w14:textId="1FC8A30D" w:rsidR="00E20034" w:rsidRPr="000C42A0" w:rsidRDefault="000C42A0" w:rsidP="001E6694">
            <w:pPr>
              <w:spacing w:after="120" w:line="240" w:lineRule="auto"/>
              <w:jc w:val="both"/>
              <w:rPr>
                <w:b/>
                <w:color w:val="999999"/>
                <w:lang w:val="es-CO"/>
              </w:rPr>
            </w:pPr>
            <w:r w:rsidRPr="00547F9F">
              <w:rPr>
                <w:b/>
                <w:bCs/>
                <w:lang w:val="es-CO"/>
              </w:rPr>
              <w:t>Orientado a temas</w:t>
            </w:r>
            <w:r>
              <w:rPr>
                <w:lang w:val="es-CO"/>
              </w:rPr>
              <w:t xml:space="preserve">: los datos contenidos en los </w:t>
            </w:r>
            <w:r w:rsidR="00584465" w:rsidRPr="001E6694">
              <w:rPr>
                <w:lang w:val="es-CO"/>
              </w:rPr>
              <w:t>DW</w:t>
            </w:r>
            <w:r>
              <w:rPr>
                <w:lang w:val="es-CO"/>
              </w:rPr>
              <w:t xml:space="preserve"> están organizados por temáticas o entidades (cliente, vendedor, producto)</w:t>
            </w:r>
            <w:r w:rsidR="00584465">
              <w:rPr>
                <w:lang w:val="es-CO"/>
              </w:rPr>
              <w:t>,</w:t>
            </w:r>
            <w:r>
              <w:rPr>
                <w:lang w:val="es-CO"/>
              </w:rPr>
              <w:t xml:space="preserve"> que contienen únicamente información relevante para la toma de decisiones.</w:t>
            </w:r>
          </w:p>
        </w:tc>
      </w:tr>
      <w:tr w:rsidR="00E20034" w14:paraId="2A2F0D64" w14:textId="77777777" w:rsidTr="001664B4">
        <w:tc>
          <w:tcPr>
            <w:tcW w:w="1703" w:type="dxa"/>
            <w:shd w:val="clear" w:color="auto" w:fill="auto"/>
            <w:tcMar>
              <w:top w:w="100" w:type="dxa"/>
              <w:left w:w="100" w:type="dxa"/>
              <w:bottom w:w="100" w:type="dxa"/>
              <w:right w:w="100" w:type="dxa"/>
            </w:tcMar>
          </w:tcPr>
          <w:p w14:paraId="6497A291" w14:textId="6F23E570" w:rsidR="00E20034" w:rsidRDefault="00E20034" w:rsidP="001664B4">
            <w:pPr>
              <w:widowControl w:val="0"/>
              <w:pBdr>
                <w:top w:val="nil"/>
                <w:left w:val="nil"/>
                <w:bottom w:val="nil"/>
                <w:right w:val="nil"/>
                <w:between w:val="nil"/>
              </w:pBdr>
              <w:spacing w:line="240" w:lineRule="auto"/>
              <w:jc w:val="center"/>
              <w:rPr>
                <w:b/>
              </w:rPr>
            </w:pPr>
            <w:r>
              <w:rPr>
                <w:b/>
              </w:rPr>
              <w:t>Botón 2</w:t>
            </w:r>
          </w:p>
        </w:tc>
        <w:tc>
          <w:tcPr>
            <w:tcW w:w="11709" w:type="dxa"/>
            <w:shd w:val="clear" w:color="auto" w:fill="auto"/>
            <w:tcMar>
              <w:top w:w="100" w:type="dxa"/>
              <w:left w:w="100" w:type="dxa"/>
              <w:bottom w:w="100" w:type="dxa"/>
              <w:right w:w="100" w:type="dxa"/>
            </w:tcMar>
          </w:tcPr>
          <w:p w14:paraId="692777E2" w14:textId="2B97F513" w:rsidR="00E20034" w:rsidRDefault="000C42A0" w:rsidP="00AE4294">
            <w:pPr>
              <w:widowControl w:val="0"/>
              <w:spacing w:line="240" w:lineRule="auto"/>
              <w:rPr>
                <w:b/>
              </w:rPr>
            </w:pPr>
            <w:r w:rsidRPr="00E20034">
              <w:rPr>
                <w:b/>
                <w:bCs/>
                <w:lang w:val="es-CO"/>
              </w:rPr>
              <w:t>Integrado:</w:t>
            </w:r>
            <w:r>
              <w:rPr>
                <w:lang w:val="es-CO"/>
              </w:rPr>
              <w:t xml:space="preserve"> las fuentes de datos de los </w:t>
            </w:r>
            <w:r w:rsidR="000F7240">
              <w:rPr>
                <w:lang w:val="es-CO"/>
              </w:rPr>
              <w:t>DW</w:t>
            </w:r>
            <w:r>
              <w:rPr>
                <w:lang w:val="es-CO"/>
              </w:rPr>
              <w:t xml:space="preserve"> son diversas, pero</w:t>
            </w:r>
            <w:r w:rsidR="006E1760">
              <w:rPr>
                <w:lang w:val="es-CO"/>
              </w:rPr>
              <w:t>,</w:t>
            </w:r>
            <w:r>
              <w:rPr>
                <w:lang w:val="es-CO"/>
              </w:rPr>
              <w:t xml:space="preserve"> al almacenarse en estos depósitos de datos</w:t>
            </w:r>
            <w:r w:rsidR="006E1760">
              <w:rPr>
                <w:lang w:val="es-CO"/>
              </w:rPr>
              <w:t>,</w:t>
            </w:r>
            <w:r>
              <w:rPr>
                <w:lang w:val="es-CO"/>
              </w:rPr>
              <w:t xml:space="preserve"> deben ser integradas y homogenizadas para que puedan compar</w:t>
            </w:r>
            <w:r w:rsidR="006E1760">
              <w:rPr>
                <w:lang w:val="es-CO"/>
              </w:rPr>
              <w:t>arse</w:t>
            </w:r>
            <w:r>
              <w:rPr>
                <w:lang w:val="es-CO"/>
              </w:rPr>
              <w:t xml:space="preserve"> y utiliza</w:t>
            </w:r>
            <w:r w:rsidR="006E1760">
              <w:rPr>
                <w:lang w:val="es-CO"/>
              </w:rPr>
              <w:t>rse</w:t>
            </w:r>
            <w:r>
              <w:rPr>
                <w:lang w:val="es-CO"/>
              </w:rPr>
              <w:t xml:space="preserve"> en conjunto.</w:t>
            </w:r>
          </w:p>
        </w:tc>
      </w:tr>
      <w:tr w:rsidR="00E20034" w14:paraId="06D095B6" w14:textId="77777777" w:rsidTr="001664B4">
        <w:tc>
          <w:tcPr>
            <w:tcW w:w="1703" w:type="dxa"/>
            <w:shd w:val="clear" w:color="auto" w:fill="auto"/>
            <w:tcMar>
              <w:top w:w="100" w:type="dxa"/>
              <w:left w:w="100" w:type="dxa"/>
              <w:bottom w:w="100" w:type="dxa"/>
              <w:right w:w="100" w:type="dxa"/>
            </w:tcMar>
          </w:tcPr>
          <w:p w14:paraId="6A218B91" w14:textId="77777777" w:rsidR="00E20034" w:rsidRDefault="00E20034" w:rsidP="001664B4">
            <w:pPr>
              <w:widowControl w:val="0"/>
              <w:pBdr>
                <w:top w:val="nil"/>
                <w:left w:val="nil"/>
                <w:bottom w:val="nil"/>
                <w:right w:val="nil"/>
                <w:between w:val="nil"/>
              </w:pBdr>
              <w:spacing w:line="240" w:lineRule="auto"/>
              <w:jc w:val="center"/>
              <w:rPr>
                <w:b/>
              </w:rPr>
            </w:pPr>
            <w:r>
              <w:rPr>
                <w:b/>
              </w:rPr>
              <w:t>Botón 3</w:t>
            </w:r>
          </w:p>
        </w:tc>
        <w:tc>
          <w:tcPr>
            <w:tcW w:w="11709" w:type="dxa"/>
            <w:shd w:val="clear" w:color="auto" w:fill="auto"/>
            <w:tcMar>
              <w:top w:w="100" w:type="dxa"/>
              <w:left w:w="100" w:type="dxa"/>
              <w:bottom w:w="100" w:type="dxa"/>
              <w:right w:w="100" w:type="dxa"/>
            </w:tcMar>
          </w:tcPr>
          <w:p w14:paraId="6BC1D9E2" w14:textId="790376FF" w:rsidR="00E20034" w:rsidRPr="000C42A0" w:rsidRDefault="000C42A0" w:rsidP="000C42A0">
            <w:pPr>
              <w:spacing w:after="120" w:line="240" w:lineRule="auto"/>
              <w:jc w:val="both"/>
              <w:rPr>
                <w:lang w:val="es-CO"/>
              </w:rPr>
            </w:pPr>
            <w:r w:rsidRPr="00547F9F">
              <w:rPr>
                <w:b/>
                <w:bCs/>
                <w:lang w:val="es-CO"/>
              </w:rPr>
              <w:t>Variable con el tiempo</w:t>
            </w:r>
            <w:r>
              <w:rPr>
                <w:lang w:val="es-CO"/>
              </w:rPr>
              <w:t xml:space="preserve">: los </w:t>
            </w:r>
            <w:r w:rsidR="006E1760">
              <w:rPr>
                <w:lang w:val="es-CO"/>
              </w:rPr>
              <w:t>DW</w:t>
            </w:r>
            <w:r>
              <w:rPr>
                <w:lang w:val="es-CO"/>
              </w:rPr>
              <w:t xml:space="preserve"> mantienen los datos históricos</w:t>
            </w:r>
            <w:r w:rsidR="00AE4294">
              <w:rPr>
                <w:lang w:val="es-CO"/>
              </w:rPr>
              <w:t>,</w:t>
            </w:r>
            <w:r>
              <w:rPr>
                <w:lang w:val="es-CO"/>
              </w:rPr>
              <w:t xml:space="preserve"> a diferencia de los sistemas de información transaccionales</w:t>
            </w:r>
            <w:r w:rsidR="00AE4294">
              <w:rPr>
                <w:lang w:val="es-CO"/>
              </w:rPr>
              <w:t>,</w:t>
            </w:r>
            <w:r>
              <w:rPr>
                <w:lang w:val="es-CO"/>
              </w:rPr>
              <w:t xml:space="preserve"> que solo almacenan la información reciente. En estos depósitos</w:t>
            </w:r>
            <w:r w:rsidR="00AE4294">
              <w:rPr>
                <w:lang w:val="es-CO"/>
              </w:rPr>
              <w:t>,</w:t>
            </w:r>
            <w:r>
              <w:rPr>
                <w:lang w:val="es-CO"/>
              </w:rPr>
              <w:t xml:space="preserve"> los datos pueden permanecer por años según las necesidades y políticas de la organización.</w:t>
            </w:r>
          </w:p>
        </w:tc>
      </w:tr>
      <w:tr w:rsidR="00E20034" w14:paraId="4F6EC4A0" w14:textId="77777777" w:rsidTr="001664B4">
        <w:tc>
          <w:tcPr>
            <w:tcW w:w="1703" w:type="dxa"/>
            <w:shd w:val="clear" w:color="auto" w:fill="auto"/>
            <w:tcMar>
              <w:top w:w="100" w:type="dxa"/>
              <w:left w:w="100" w:type="dxa"/>
              <w:bottom w:w="100" w:type="dxa"/>
              <w:right w:w="100" w:type="dxa"/>
            </w:tcMar>
          </w:tcPr>
          <w:p w14:paraId="0B0C1C18" w14:textId="77777777" w:rsidR="00E20034" w:rsidRDefault="00E20034" w:rsidP="001664B4">
            <w:pPr>
              <w:widowControl w:val="0"/>
              <w:pBdr>
                <w:top w:val="nil"/>
                <w:left w:val="nil"/>
                <w:bottom w:val="nil"/>
                <w:right w:val="nil"/>
                <w:between w:val="nil"/>
              </w:pBdr>
              <w:spacing w:line="240" w:lineRule="auto"/>
              <w:jc w:val="center"/>
              <w:rPr>
                <w:b/>
              </w:rPr>
            </w:pPr>
            <w:r>
              <w:rPr>
                <w:b/>
              </w:rPr>
              <w:t>Botón 4</w:t>
            </w:r>
          </w:p>
        </w:tc>
        <w:tc>
          <w:tcPr>
            <w:tcW w:w="11709" w:type="dxa"/>
            <w:shd w:val="clear" w:color="auto" w:fill="auto"/>
            <w:tcMar>
              <w:top w:w="100" w:type="dxa"/>
              <w:left w:w="100" w:type="dxa"/>
              <w:bottom w:w="100" w:type="dxa"/>
              <w:right w:w="100" w:type="dxa"/>
            </w:tcMar>
          </w:tcPr>
          <w:p w14:paraId="5EDFEC07" w14:textId="4F2FF66B" w:rsidR="00E20034" w:rsidRDefault="000C42A0">
            <w:pPr>
              <w:widowControl w:val="0"/>
              <w:spacing w:line="240" w:lineRule="auto"/>
              <w:rPr>
                <w:b/>
              </w:rPr>
            </w:pPr>
            <w:r w:rsidRPr="00547F9F">
              <w:rPr>
                <w:b/>
                <w:bCs/>
                <w:lang w:val="es-CO"/>
              </w:rPr>
              <w:t>No volátil</w:t>
            </w:r>
            <w:r>
              <w:rPr>
                <w:lang w:val="es-CO"/>
              </w:rPr>
              <w:t xml:space="preserve">: </w:t>
            </w:r>
            <w:r w:rsidR="00AE4294">
              <w:rPr>
                <w:lang w:val="es-CO"/>
              </w:rPr>
              <w:t xml:space="preserve">los usuarios no deben cambiar ni actualizar </w:t>
            </w:r>
            <w:r>
              <w:rPr>
                <w:lang w:val="es-CO"/>
              </w:rPr>
              <w:t>los datos almacenados en l</w:t>
            </w:r>
            <w:r w:rsidR="00584465">
              <w:rPr>
                <w:lang w:val="es-CO"/>
              </w:rPr>
              <w:t>o</w:t>
            </w:r>
            <w:r>
              <w:rPr>
                <w:lang w:val="es-CO"/>
              </w:rPr>
              <w:t xml:space="preserve">s </w:t>
            </w:r>
            <w:r w:rsidR="00AE4294">
              <w:rPr>
                <w:lang w:val="es-CO"/>
              </w:rPr>
              <w:t>DW</w:t>
            </w:r>
            <w:r>
              <w:rPr>
                <w:lang w:val="es-CO"/>
              </w:rPr>
              <w:t xml:space="preserve">. </w:t>
            </w:r>
            <w:r w:rsidR="00AE4294">
              <w:rPr>
                <w:lang w:val="es-CO"/>
              </w:rPr>
              <w:t>E</w:t>
            </w:r>
            <w:r>
              <w:rPr>
                <w:lang w:val="es-CO"/>
              </w:rPr>
              <w:t>n caso de ser necesario,</w:t>
            </w:r>
            <w:r w:rsidR="00AE4294">
              <w:rPr>
                <w:lang w:val="es-CO"/>
              </w:rPr>
              <w:t xml:space="preserve"> los cambios en los datos</w:t>
            </w:r>
            <w:r>
              <w:rPr>
                <w:lang w:val="es-CO"/>
              </w:rPr>
              <w:t xml:space="preserve"> solo podrán realizarlos los profesionales TI de la organización.</w:t>
            </w:r>
          </w:p>
        </w:tc>
      </w:tr>
      <w:tr w:rsidR="00E20034" w14:paraId="7F5CC655" w14:textId="77777777" w:rsidTr="001664B4">
        <w:tc>
          <w:tcPr>
            <w:tcW w:w="1703" w:type="dxa"/>
            <w:shd w:val="clear" w:color="auto" w:fill="auto"/>
            <w:tcMar>
              <w:top w:w="100" w:type="dxa"/>
              <w:left w:w="100" w:type="dxa"/>
              <w:bottom w:w="100" w:type="dxa"/>
              <w:right w:w="100" w:type="dxa"/>
            </w:tcMar>
          </w:tcPr>
          <w:p w14:paraId="677A002B" w14:textId="77777777" w:rsidR="00E20034" w:rsidRDefault="00E20034" w:rsidP="001664B4">
            <w:pPr>
              <w:widowControl w:val="0"/>
              <w:pBdr>
                <w:top w:val="nil"/>
                <w:left w:val="nil"/>
                <w:bottom w:val="nil"/>
                <w:right w:val="nil"/>
                <w:between w:val="nil"/>
              </w:pBdr>
              <w:spacing w:line="240" w:lineRule="auto"/>
              <w:jc w:val="center"/>
              <w:rPr>
                <w:b/>
              </w:rPr>
            </w:pPr>
            <w:r>
              <w:rPr>
                <w:b/>
              </w:rPr>
              <w:t>Botón 5</w:t>
            </w:r>
          </w:p>
        </w:tc>
        <w:tc>
          <w:tcPr>
            <w:tcW w:w="11709" w:type="dxa"/>
            <w:shd w:val="clear" w:color="auto" w:fill="auto"/>
            <w:tcMar>
              <w:top w:w="100" w:type="dxa"/>
              <w:left w:w="100" w:type="dxa"/>
              <w:bottom w:w="100" w:type="dxa"/>
              <w:right w:w="100" w:type="dxa"/>
            </w:tcMar>
          </w:tcPr>
          <w:p w14:paraId="2434242E" w14:textId="5A96AF4F" w:rsidR="00E20034" w:rsidRPr="000C42A0" w:rsidRDefault="000C42A0" w:rsidP="00AE4294">
            <w:pPr>
              <w:spacing w:after="120" w:line="240" w:lineRule="auto"/>
              <w:jc w:val="both"/>
              <w:rPr>
                <w:lang w:val="es-CO"/>
              </w:rPr>
            </w:pPr>
            <w:r w:rsidRPr="00BD03AA">
              <w:rPr>
                <w:b/>
                <w:bCs/>
                <w:lang w:val="es-CO"/>
              </w:rPr>
              <w:t>Multidimensional</w:t>
            </w:r>
            <w:r w:rsidRPr="00547F9F">
              <w:rPr>
                <w:lang w:val="es-CO"/>
              </w:rPr>
              <w:t xml:space="preserve">: </w:t>
            </w:r>
            <w:r>
              <w:rPr>
                <w:lang w:val="es-CO"/>
              </w:rPr>
              <w:t>l</w:t>
            </w:r>
            <w:r w:rsidRPr="00547F9F">
              <w:rPr>
                <w:lang w:val="es-CO"/>
              </w:rPr>
              <w:t xml:space="preserve">os </w:t>
            </w:r>
            <w:r w:rsidR="00AE4294">
              <w:rPr>
                <w:lang w:val="es-CO"/>
              </w:rPr>
              <w:t xml:space="preserve">DW </w:t>
            </w:r>
            <w:r w:rsidRPr="00547F9F">
              <w:rPr>
                <w:lang w:val="es-CO"/>
              </w:rPr>
              <w:t>puede</w:t>
            </w:r>
            <w:r>
              <w:rPr>
                <w:lang w:val="es-CO"/>
              </w:rPr>
              <w:t>n</w:t>
            </w:r>
            <w:r w:rsidRPr="00547F9F">
              <w:rPr>
                <w:lang w:val="es-CO"/>
              </w:rPr>
              <w:t xml:space="preserve"> </w:t>
            </w:r>
            <w:r>
              <w:rPr>
                <w:lang w:val="es-CO"/>
              </w:rPr>
              <w:t>utilizar una estructura relacional o multidimensional para almacenar los datos. Una representación típica de estas estructuras son los cubos de datos</w:t>
            </w:r>
            <w:r w:rsidR="00AE4294">
              <w:rPr>
                <w:lang w:val="es-CO"/>
              </w:rPr>
              <w:t>,</w:t>
            </w:r>
            <w:r>
              <w:rPr>
                <w:lang w:val="es-CO"/>
              </w:rPr>
              <w:t xml:space="preserve"> donde las dimensiones del negocio o los temas son aristas en el cubo de datos.</w:t>
            </w:r>
          </w:p>
        </w:tc>
      </w:tr>
      <w:tr w:rsidR="00E20034" w14:paraId="79D037B4" w14:textId="77777777" w:rsidTr="001664B4">
        <w:tc>
          <w:tcPr>
            <w:tcW w:w="1703" w:type="dxa"/>
            <w:shd w:val="clear" w:color="auto" w:fill="auto"/>
            <w:tcMar>
              <w:top w:w="100" w:type="dxa"/>
              <w:left w:w="100" w:type="dxa"/>
              <w:bottom w:w="100" w:type="dxa"/>
              <w:right w:w="100" w:type="dxa"/>
            </w:tcMar>
          </w:tcPr>
          <w:p w14:paraId="2531B1FA" w14:textId="77777777" w:rsidR="00E20034" w:rsidRDefault="00E20034" w:rsidP="001664B4">
            <w:pPr>
              <w:widowControl w:val="0"/>
              <w:pBdr>
                <w:top w:val="nil"/>
                <w:left w:val="nil"/>
                <w:bottom w:val="nil"/>
                <w:right w:val="nil"/>
                <w:between w:val="nil"/>
              </w:pBdr>
              <w:spacing w:line="240" w:lineRule="auto"/>
              <w:jc w:val="center"/>
              <w:rPr>
                <w:b/>
              </w:rPr>
            </w:pPr>
            <w:r>
              <w:rPr>
                <w:b/>
              </w:rPr>
              <w:t>Botón 6</w:t>
            </w:r>
          </w:p>
        </w:tc>
        <w:tc>
          <w:tcPr>
            <w:tcW w:w="11709" w:type="dxa"/>
            <w:shd w:val="clear" w:color="auto" w:fill="auto"/>
            <w:tcMar>
              <w:top w:w="100" w:type="dxa"/>
              <w:left w:w="100" w:type="dxa"/>
              <w:bottom w:w="100" w:type="dxa"/>
              <w:right w:w="100" w:type="dxa"/>
            </w:tcMar>
          </w:tcPr>
          <w:p w14:paraId="641E4F2C" w14:textId="61D053F2" w:rsidR="00E20034" w:rsidRDefault="000C42A0">
            <w:pPr>
              <w:widowControl w:val="0"/>
              <w:spacing w:line="240" w:lineRule="auto"/>
              <w:rPr>
                <w:b/>
              </w:rPr>
            </w:pPr>
            <w:r w:rsidRPr="005872A6">
              <w:rPr>
                <w:b/>
                <w:bCs/>
                <w:lang w:val="es-CO"/>
              </w:rPr>
              <w:t>Metadatos</w:t>
            </w:r>
            <w:r w:rsidRPr="00BD03AA">
              <w:rPr>
                <w:lang w:val="es-CO"/>
              </w:rPr>
              <w:t xml:space="preserve">: </w:t>
            </w:r>
            <w:r>
              <w:rPr>
                <w:lang w:val="es-CO"/>
              </w:rPr>
              <w:t>l</w:t>
            </w:r>
            <w:r w:rsidRPr="00BD03AA">
              <w:rPr>
                <w:lang w:val="es-CO"/>
              </w:rPr>
              <w:t xml:space="preserve">os </w:t>
            </w:r>
            <w:r w:rsidR="0058061B">
              <w:rPr>
                <w:lang w:val="es-CO"/>
              </w:rPr>
              <w:t>DW</w:t>
            </w:r>
            <w:r w:rsidRPr="00BD03AA">
              <w:rPr>
                <w:lang w:val="es-CO"/>
              </w:rPr>
              <w:t xml:space="preserve"> contienen</w:t>
            </w:r>
            <w:r>
              <w:rPr>
                <w:lang w:val="es-CO"/>
              </w:rPr>
              <w:t xml:space="preserve"> metadatos (datos acerca de los datos)</w:t>
            </w:r>
            <w:r w:rsidR="00576AF6">
              <w:rPr>
                <w:lang w:val="es-CO"/>
              </w:rPr>
              <w:t>,</w:t>
            </w:r>
            <w:r>
              <w:rPr>
                <w:lang w:val="es-CO"/>
              </w:rPr>
              <w:t xml:space="preserve"> que facilitan la gestión de los datos complejos allí almacenados.</w:t>
            </w:r>
          </w:p>
        </w:tc>
      </w:tr>
    </w:tbl>
    <w:p w14:paraId="52FB026B" w14:textId="0298A568" w:rsidR="00D86A09" w:rsidRDefault="00D86A09" w:rsidP="00D54B7D">
      <w:pPr>
        <w:spacing w:after="120" w:line="240" w:lineRule="auto"/>
        <w:jc w:val="both"/>
      </w:pPr>
    </w:p>
    <w:p w14:paraId="350E34CA" w14:textId="77777777" w:rsidR="00D86A09" w:rsidRPr="00E20034" w:rsidRDefault="00D86A09" w:rsidP="00D54B7D">
      <w:pPr>
        <w:spacing w:after="120" w:line="240" w:lineRule="auto"/>
        <w:jc w:val="both"/>
      </w:pPr>
    </w:p>
    <w:p w14:paraId="567A328F" w14:textId="2BF91219" w:rsidR="005872A6" w:rsidRDefault="005872A6" w:rsidP="00D54B7D">
      <w:pPr>
        <w:spacing w:after="120" w:line="240" w:lineRule="auto"/>
        <w:jc w:val="both"/>
        <w:rPr>
          <w:lang w:val="es-CO"/>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5872A6" w:rsidRPr="00A05C39" w14:paraId="4D3BAFA9" w14:textId="77777777" w:rsidTr="001664B4">
        <w:tc>
          <w:tcPr>
            <w:tcW w:w="4093" w:type="dxa"/>
            <w:shd w:val="clear" w:color="auto" w:fill="C9DAF8"/>
            <w:tcMar>
              <w:top w:w="100" w:type="dxa"/>
              <w:left w:w="100" w:type="dxa"/>
              <w:bottom w:w="100" w:type="dxa"/>
              <w:right w:w="100" w:type="dxa"/>
            </w:tcMar>
          </w:tcPr>
          <w:p w14:paraId="081E5150" w14:textId="77777777" w:rsidR="005872A6" w:rsidRPr="00A05C39" w:rsidRDefault="005872A6" w:rsidP="001664B4">
            <w:pPr>
              <w:widowControl w:val="0"/>
              <w:pBdr>
                <w:top w:val="nil"/>
                <w:left w:val="nil"/>
                <w:bottom w:val="nil"/>
                <w:right w:val="nil"/>
                <w:between w:val="nil"/>
              </w:pBdr>
              <w:spacing w:line="240" w:lineRule="auto"/>
              <w:jc w:val="center"/>
              <w:rPr>
                <w:b/>
              </w:rPr>
            </w:pPr>
            <w:r w:rsidRPr="00A05C39">
              <w:rPr>
                <w:b/>
              </w:rPr>
              <w:lastRenderedPageBreak/>
              <w:t>Tipo de recurso</w:t>
            </w:r>
          </w:p>
        </w:tc>
        <w:tc>
          <w:tcPr>
            <w:tcW w:w="9319" w:type="dxa"/>
            <w:shd w:val="clear" w:color="auto" w:fill="C9DAF8"/>
            <w:tcMar>
              <w:top w:w="100" w:type="dxa"/>
              <w:left w:w="100" w:type="dxa"/>
              <w:bottom w:w="100" w:type="dxa"/>
              <w:right w:w="100" w:type="dxa"/>
            </w:tcMar>
          </w:tcPr>
          <w:p w14:paraId="0E221992" w14:textId="77777777" w:rsidR="005872A6" w:rsidRPr="00A05C39" w:rsidRDefault="005872A6" w:rsidP="001664B4">
            <w:pPr>
              <w:pStyle w:val="Ttulo"/>
              <w:widowControl w:val="0"/>
              <w:spacing w:line="240" w:lineRule="auto"/>
              <w:jc w:val="center"/>
              <w:rPr>
                <w:sz w:val="22"/>
                <w:szCs w:val="22"/>
              </w:rPr>
            </w:pPr>
            <w:r w:rsidRPr="00A05C39">
              <w:rPr>
                <w:sz w:val="22"/>
                <w:szCs w:val="22"/>
              </w:rPr>
              <w:t>Infografía estática</w:t>
            </w:r>
          </w:p>
        </w:tc>
      </w:tr>
      <w:tr w:rsidR="005872A6" w:rsidRPr="00A05C39" w14:paraId="6B045BCE" w14:textId="77777777" w:rsidTr="001664B4">
        <w:tc>
          <w:tcPr>
            <w:tcW w:w="4093" w:type="dxa"/>
            <w:shd w:val="clear" w:color="auto" w:fill="auto"/>
            <w:tcMar>
              <w:top w:w="100" w:type="dxa"/>
              <w:left w:w="100" w:type="dxa"/>
              <w:bottom w:w="100" w:type="dxa"/>
              <w:right w:w="100" w:type="dxa"/>
            </w:tcMar>
          </w:tcPr>
          <w:p w14:paraId="05CEB406" w14:textId="77777777" w:rsidR="005872A6" w:rsidRPr="00A05C39" w:rsidRDefault="005872A6" w:rsidP="001664B4">
            <w:pPr>
              <w:widowControl w:val="0"/>
              <w:pBdr>
                <w:top w:val="nil"/>
                <w:left w:val="nil"/>
                <w:bottom w:val="nil"/>
                <w:right w:val="nil"/>
                <w:between w:val="nil"/>
              </w:pBdr>
              <w:spacing w:line="240" w:lineRule="auto"/>
              <w:rPr>
                <w:b/>
                <w:highlight w:val="yellow"/>
              </w:rPr>
            </w:pPr>
            <w:r w:rsidRPr="00A05C39">
              <w:rPr>
                <w:b/>
              </w:rPr>
              <w:t>Texto introductorio</w:t>
            </w:r>
          </w:p>
        </w:tc>
        <w:tc>
          <w:tcPr>
            <w:tcW w:w="9319" w:type="dxa"/>
            <w:shd w:val="clear" w:color="auto" w:fill="auto"/>
            <w:tcMar>
              <w:top w:w="100" w:type="dxa"/>
              <w:left w:w="100" w:type="dxa"/>
              <w:bottom w:w="100" w:type="dxa"/>
              <w:right w:w="100" w:type="dxa"/>
            </w:tcMar>
          </w:tcPr>
          <w:p w14:paraId="38564CED" w14:textId="62182552" w:rsidR="006B4F25" w:rsidRDefault="006B4F25">
            <w:pPr>
              <w:spacing w:after="120" w:line="240" w:lineRule="auto"/>
              <w:jc w:val="both"/>
              <w:rPr>
                <w:lang w:val="es-CO"/>
              </w:rPr>
            </w:pPr>
            <w:r>
              <w:rPr>
                <w:lang w:val="es-CO"/>
              </w:rPr>
              <w:t xml:space="preserve">Existen otro tipo de depósitos de datos conocidos como </w:t>
            </w:r>
            <w:r w:rsidR="000F1922">
              <w:rPr>
                <w:i/>
                <w:iCs/>
                <w:lang w:val="es-CO"/>
              </w:rPr>
              <w:t>d</w:t>
            </w:r>
            <w:r w:rsidRPr="00033E6B">
              <w:rPr>
                <w:i/>
                <w:iCs/>
                <w:lang w:val="es-CO"/>
              </w:rPr>
              <w:t xml:space="preserve">ata </w:t>
            </w:r>
            <w:proofErr w:type="spellStart"/>
            <w:r w:rsidR="000F1922">
              <w:rPr>
                <w:i/>
                <w:iCs/>
                <w:lang w:val="es-CO"/>
              </w:rPr>
              <w:t>l</w:t>
            </w:r>
            <w:r w:rsidRPr="00033E6B">
              <w:rPr>
                <w:i/>
                <w:iCs/>
                <w:lang w:val="es-CO"/>
              </w:rPr>
              <w:t>akes</w:t>
            </w:r>
            <w:proofErr w:type="spellEnd"/>
            <w:r>
              <w:rPr>
                <w:lang w:val="es-CO"/>
              </w:rPr>
              <w:t xml:space="preserve"> o lago de datos. </w:t>
            </w:r>
            <w:r w:rsidR="00B64C5B">
              <w:rPr>
                <w:iCs/>
                <w:lang w:val="es-CO"/>
              </w:rPr>
              <w:t>Estos</w:t>
            </w:r>
            <w:r w:rsidRPr="005872A6">
              <w:rPr>
                <w:lang w:val="es-CO"/>
              </w:rPr>
              <w:t xml:space="preserve"> son repositorios de </w:t>
            </w:r>
            <w:r w:rsidR="00C85149">
              <w:rPr>
                <w:lang w:val="es-CO"/>
              </w:rPr>
              <w:t>información</w:t>
            </w:r>
            <w:r w:rsidR="00C85149" w:rsidRPr="005872A6">
              <w:rPr>
                <w:lang w:val="es-CO"/>
              </w:rPr>
              <w:t xml:space="preserve"> </w:t>
            </w:r>
            <w:r w:rsidRPr="005872A6">
              <w:rPr>
                <w:lang w:val="es-CO"/>
              </w:rPr>
              <w:t>que se encuentran almacenados en su forma nativa, es decir, sin procesar (estructurados, semiestructurados o no estructurados). Estos almacenan no s</w:t>
            </w:r>
            <w:r w:rsidR="00B64C5B">
              <w:rPr>
                <w:lang w:val="es-CO"/>
              </w:rPr>
              <w:t>o</w:t>
            </w:r>
            <w:r w:rsidRPr="005872A6">
              <w:rPr>
                <w:lang w:val="es-CO"/>
              </w:rPr>
              <w:t xml:space="preserve">lo </w:t>
            </w:r>
            <w:r w:rsidR="00D274A8">
              <w:rPr>
                <w:lang w:val="es-CO"/>
              </w:rPr>
              <w:t>la información</w:t>
            </w:r>
            <w:r w:rsidRPr="005872A6">
              <w:rPr>
                <w:lang w:val="es-CO"/>
              </w:rPr>
              <w:t xml:space="preserve"> que se utiliza en el momento, sino también </w:t>
            </w:r>
            <w:r w:rsidR="00D274A8">
              <w:rPr>
                <w:lang w:val="es-CO"/>
              </w:rPr>
              <w:t xml:space="preserve">los datos </w:t>
            </w:r>
            <w:r w:rsidRPr="005872A6">
              <w:rPr>
                <w:lang w:val="es-CO"/>
              </w:rPr>
              <w:t>históricos.</w:t>
            </w:r>
          </w:p>
          <w:p w14:paraId="65DD048C" w14:textId="535CA69C" w:rsidR="005872A6" w:rsidRPr="005872A6" w:rsidRDefault="005872A6">
            <w:pPr>
              <w:spacing w:after="120" w:line="240" w:lineRule="auto"/>
              <w:jc w:val="both"/>
              <w:rPr>
                <w:lang w:val="es-CO"/>
              </w:rPr>
            </w:pPr>
            <w:r>
              <w:rPr>
                <w:lang w:val="es-CO"/>
              </w:rPr>
              <w:t xml:space="preserve">La siguiente infografía presenta las principales diferencias entre los </w:t>
            </w:r>
            <w:r w:rsidRPr="00033E6B">
              <w:rPr>
                <w:i/>
                <w:iCs/>
                <w:lang w:val="es-CO"/>
              </w:rPr>
              <w:t xml:space="preserve">data </w:t>
            </w:r>
            <w:proofErr w:type="spellStart"/>
            <w:r w:rsidRPr="00033E6B">
              <w:rPr>
                <w:i/>
                <w:iCs/>
                <w:lang w:val="es-CO"/>
              </w:rPr>
              <w:t>lakes</w:t>
            </w:r>
            <w:proofErr w:type="spellEnd"/>
            <w:r>
              <w:rPr>
                <w:lang w:val="es-CO"/>
              </w:rPr>
              <w:t xml:space="preserve"> y los </w:t>
            </w:r>
            <w:r w:rsidRPr="00033E6B">
              <w:rPr>
                <w:i/>
                <w:iCs/>
                <w:lang w:val="es-CO"/>
              </w:rPr>
              <w:t xml:space="preserve">data </w:t>
            </w:r>
            <w:proofErr w:type="spellStart"/>
            <w:r w:rsidRPr="00033E6B">
              <w:rPr>
                <w:i/>
                <w:iCs/>
                <w:lang w:val="es-CO"/>
              </w:rPr>
              <w:t>warehouse</w:t>
            </w:r>
            <w:proofErr w:type="spellEnd"/>
            <w:r w:rsidR="00B64C5B">
              <w:rPr>
                <w:iCs/>
                <w:lang w:val="es-CO"/>
              </w:rPr>
              <w:t>:</w:t>
            </w:r>
          </w:p>
        </w:tc>
      </w:tr>
      <w:tr w:rsidR="005872A6" w:rsidRPr="00A05C39" w14:paraId="78709ED1" w14:textId="77777777" w:rsidTr="001664B4">
        <w:trPr>
          <w:trHeight w:val="420"/>
        </w:trPr>
        <w:tc>
          <w:tcPr>
            <w:tcW w:w="13412" w:type="dxa"/>
            <w:gridSpan w:val="2"/>
            <w:shd w:val="clear" w:color="auto" w:fill="auto"/>
            <w:tcMar>
              <w:top w:w="100" w:type="dxa"/>
              <w:left w:w="100" w:type="dxa"/>
              <w:bottom w:w="100" w:type="dxa"/>
              <w:right w:w="100" w:type="dxa"/>
            </w:tcMar>
          </w:tcPr>
          <w:p w14:paraId="5CEE61E1" w14:textId="2B98D1E8" w:rsidR="005872A6" w:rsidRDefault="005872A6" w:rsidP="004523E5">
            <w:pPr>
              <w:widowControl w:val="0"/>
              <w:spacing w:line="240" w:lineRule="auto"/>
              <w:jc w:val="center"/>
            </w:pPr>
            <w:commentRangeStart w:id="24"/>
            <w:r>
              <w:rPr>
                <w:noProof/>
                <w:lang w:val="en-US"/>
              </w:rPr>
              <w:lastRenderedPageBreak/>
              <w:drawing>
                <wp:inline distT="0" distB="0" distL="0" distR="0" wp14:anchorId="2CCE1ABB" wp14:editId="45460EB5">
                  <wp:extent cx="2719754" cy="4420971"/>
                  <wp:effectExtent l="0" t="0" r="0" b="0"/>
                  <wp:docPr id="7" name="Imagen 7"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embud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2735170" cy="4446031"/>
                          </a:xfrm>
                          <a:prstGeom prst="rect">
                            <a:avLst/>
                          </a:prstGeom>
                        </pic:spPr>
                      </pic:pic>
                    </a:graphicData>
                  </a:graphic>
                </wp:inline>
              </w:drawing>
            </w:r>
            <w:commentRangeEnd w:id="24"/>
            <w:r>
              <w:rPr>
                <w:rStyle w:val="Refdecomentario"/>
              </w:rPr>
              <w:commentReference w:id="24"/>
            </w:r>
          </w:p>
          <w:p w14:paraId="5E9E42AC" w14:textId="0E62620C" w:rsidR="004523E5" w:rsidRPr="00A05C39" w:rsidRDefault="004523E5" w:rsidP="001E6694">
            <w:pPr>
              <w:widowControl w:val="0"/>
              <w:pBdr>
                <w:top w:val="nil"/>
                <w:left w:val="nil"/>
                <w:bottom w:val="nil"/>
                <w:right w:val="nil"/>
                <w:between w:val="nil"/>
              </w:pBdr>
              <w:spacing w:line="240" w:lineRule="auto"/>
            </w:pPr>
            <w:r w:rsidRPr="005872A6">
              <w:rPr>
                <w:bCs/>
              </w:rPr>
              <w:t xml:space="preserve">Fuente: </w:t>
            </w:r>
            <w:hyperlink r:id="rId84" w:history="1">
              <w:r w:rsidRPr="00DE5E0F">
                <w:rPr>
                  <w:rStyle w:val="Hipervnculo"/>
                  <w:bCs/>
                </w:rPr>
                <w:t>https://www.7puentes.com/blog/wp-content/uploads/2021/08/Post_42_2-630x1024.jpg</w:t>
              </w:r>
            </w:hyperlink>
          </w:p>
        </w:tc>
      </w:tr>
      <w:tr w:rsidR="005872A6" w:rsidRPr="00A05C39" w14:paraId="0542A322" w14:textId="77777777" w:rsidTr="001664B4">
        <w:tc>
          <w:tcPr>
            <w:tcW w:w="4093" w:type="dxa"/>
            <w:shd w:val="clear" w:color="auto" w:fill="auto"/>
            <w:tcMar>
              <w:top w:w="100" w:type="dxa"/>
              <w:left w:w="100" w:type="dxa"/>
              <w:bottom w:w="100" w:type="dxa"/>
              <w:right w:w="100" w:type="dxa"/>
            </w:tcMar>
          </w:tcPr>
          <w:p w14:paraId="1389AC11" w14:textId="77777777" w:rsidR="005872A6" w:rsidRPr="00A05C39" w:rsidRDefault="005872A6" w:rsidP="001664B4">
            <w:pPr>
              <w:widowControl w:val="0"/>
              <w:pBdr>
                <w:top w:val="nil"/>
                <w:left w:val="nil"/>
                <w:bottom w:val="nil"/>
                <w:right w:val="nil"/>
                <w:between w:val="nil"/>
              </w:pBdr>
              <w:spacing w:line="240" w:lineRule="auto"/>
              <w:rPr>
                <w:b/>
              </w:rPr>
            </w:pPr>
            <w:r w:rsidRPr="00A05C39">
              <w:rPr>
                <w:b/>
              </w:rPr>
              <w:t>Código de la imagen</w:t>
            </w:r>
          </w:p>
        </w:tc>
        <w:tc>
          <w:tcPr>
            <w:tcW w:w="9319" w:type="dxa"/>
            <w:shd w:val="clear" w:color="auto" w:fill="auto"/>
            <w:tcMar>
              <w:top w:w="100" w:type="dxa"/>
              <w:left w:w="100" w:type="dxa"/>
              <w:bottom w:w="100" w:type="dxa"/>
              <w:right w:w="100" w:type="dxa"/>
            </w:tcMar>
          </w:tcPr>
          <w:p w14:paraId="239AD0A2" w14:textId="3907A1DF" w:rsidR="005872A6" w:rsidRPr="00A05C39" w:rsidRDefault="004523E5" w:rsidP="001664B4">
            <w:pPr>
              <w:widowControl w:val="0"/>
              <w:pBdr>
                <w:top w:val="nil"/>
                <w:left w:val="nil"/>
                <w:bottom w:val="nil"/>
                <w:right w:val="nil"/>
                <w:between w:val="nil"/>
              </w:pBdr>
              <w:spacing w:line="240" w:lineRule="auto"/>
            </w:pPr>
            <w:r>
              <w:t>228131_i_19</w:t>
            </w:r>
          </w:p>
        </w:tc>
      </w:tr>
    </w:tbl>
    <w:p w14:paraId="30EB3B60" w14:textId="43DE2077" w:rsidR="00867F4E" w:rsidRPr="001E6694" w:rsidRDefault="00563A26" w:rsidP="001E6694">
      <w:pPr>
        <w:pStyle w:val="Ttulo2"/>
        <w:spacing w:before="360" w:after="120"/>
      </w:pPr>
      <w:r>
        <w:lastRenderedPageBreak/>
        <w:t xml:space="preserve">4.2. </w:t>
      </w:r>
      <w:r w:rsidR="009E2241" w:rsidRPr="001E6694">
        <w:t>Tecnologías de almacenamiento (OLAP, ROLAP, MOLAP</w:t>
      </w:r>
      <w:r w:rsidR="00CC3055" w:rsidRPr="001E6694">
        <w:t>, HOLAP</w:t>
      </w:r>
      <w:r w:rsidR="009E2241" w:rsidRPr="001E6694">
        <w:t>)</w:t>
      </w:r>
    </w:p>
    <w:p w14:paraId="4DAC386D" w14:textId="630A8B70" w:rsidR="004523E5" w:rsidRDefault="004523E5" w:rsidP="004523E5">
      <w:pPr>
        <w:spacing w:after="120" w:line="240" w:lineRule="auto"/>
        <w:rPr>
          <w:b/>
          <w:bCs/>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4523E5" w14:paraId="7211FC8B" w14:textId="77777777" w:rsidTr="001664B4">
        <w:trPr>
          <w:trHeight w:val="580"/>
        </w:trPr>
        <w:tc>
          <w:tcPr>
            <w:tcW w:w="1432" w:type="dxa"/>
            <w:shd w:val="clear" w:color="auto" w:fill="C9DAF8"/>
            <w:tcMar>
              <w:top w:w="100" w:type="dxa"/>
              <w:left w:w="100" w:type="dxa"/>
              <w:bottom w:w="100" w:type="dxa"/>
              <w:right w:w="100" w:type="dxa"/>
            </w:tcMar>
          </w:tcPr>
          <w:p w14:paraId="2057B5DB" w14:textId="77777777" w:rsidR="004523E5" w:rsidRDefault="004523E5" w:rsidP="001664B4">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5FE86906" w14:textId="77777777" w:rsidR="004523E5" w:rsidRDefault="004523E5" w:rsidP="001664B4">
            <w:pPr>
              <w:pStyle w:val="Ttulo"/>
              <w:jc w:val="center"/>
              <w:rPr>
                <w:sz w:val="22"/>
                <w:szCs w:val="22"/>
              </w:rPr>
            </w:pPr>
            <w:r>
              <w:rPr>
                <w:sz w:val="22"/>
                <w:szCs w:val="22"/>
              </w:rPr>
              <w:t>Cajón de texto de color</w:t>
            </w:r>
          </w:p>
        </w:tc>
      </w:tr>
      <w:tr w:rsidR="004523E5" w14:paraId="560EF078" w14:textId="77777777" w:rsidTr="001664B4">
        <w:trPr>
          <w:trHeight w:val="420"/>
        </w:trPr>
        <w:tc>
          <w:tcPr>
            <w:tcW w:w="13412" w:type="dxa"/>
            <w:gridSpan w:val="2"/>
            <w:shd w:val="clear" w:color="auto" w:fill="auto"/>
            <w:tcMar>
              <w:top w:w="100" w:type="dxa"/>
              <w:left w:w="100" w:type="dxa"/>
              <w:bottom w:w="100" w:type="dxa"/>
              <w:right w:w="100" w:type="dxa"/>
            </w:tcMar>
          </w:tcPr>
          <w:p w14:paraId="40390050" w14:textId="0E14326A" w:rsidR="004523E5" w:rsidRDefault="004523E5">
            <w:pPr>
              <w:spacing w:after="120" w:line="240" w:lineRule="auto"/>
              <w:jc w:val="both"/>
            </w:pPr>
            <w:r>
              <w:t>OLAP es el acrónimo en inglés de procesamiento analítico en línea (</w:t>
            </w:r>
            <w:proofErr w:type="spellStart"/>
            <w:r w:rsidRPr="004523E5">
              <w:rPr>
                <w:i/>
                <w:iCs/>
              </w:rPr>
              <w:t>OnLine</w:t>
            </w:r>
            <w:proofErr w:type="spellEnd"/>
            <w:r w:rsidRPr="004523E5">
              <w:rPr>
                <w:i/>
                <w:iCs/>
              </w:rPr>
              <w:t xml:space="preserve"> </w:t>
            </w:r>
            <w:proofErr w:type="spellStart"/>
            <w:r w:rsidRPr="004523E5">
              <w:rPr>
                <w:i/>
                <w:iCs/>
              </w:rPr>
              <w:t>Analytical</w:t>
            </w:r>
            <w:proofErr w:type="spellEnd"/>
            <w:r w:rsidRPr="004523E5">
              <w:rPr>
                <w:i/>
                <w:iCs/>
              </w:rPr>
              <w:t xml:space="preserve"> Processing</w:t>
            </w:r>
            <w:r>
              <w:t>) y su objetivo es agilizar las consultas de grandes cantidades de datos</w:t>
            </w:r>
            <w:r w:rsidR="00606717">
              <w:t xml:space="preserve"> (Muñoz, 2018)</w:t>
            </w:r>
            <w:r w:rsidR="0084284A">
              <w:t>. Para ello,</w:t>
            </w:r>
            <w:r>
              <w:t xml:space="preserve"> utiliza estructuras multidimensionales</w:t>
            </w:r>
            <w:r w:rsidR="00B738DF">
              <w:t>,</w:t>
            </w:r>
            <w:r>
              <w:t xml:space="preserve"> también conocidos como cubos OLAP</w:t>
            </w:r>
            <w:r w:rsidR="00B738DF">
              <w:t>,</w:t>
            </w:r>
            <w:r>
              <w:t xml:space="preserve"> que almacenan información de grandes bases de datos. Sus principales usos son en procesos de miner</w:t>
            </w:r>
            <w:r w:rsidR="00B738DF">
              <w:t>í</w:t>
            </w:r>
            <w:r>
              <w:t xml:space="preserve">a de datos, ventas, </w:t>
            </w:r>
            <w:r w:rsidRPr="001E6694">
              <w:rPr>
                <w:i/>
              </w:rPr>
              <w:t>marketing</w:t>
            </w:r>
            <w:r>
              <w:t xml:space="preserve"> e inteligencia de negocios. El creador del concepto OLAP fue Edgar Frank Codd, conocido también por ser precursor de las bases de datos relacionales. Su propuesta inicial consistió en tener una disposición de los datos en vectores para permitir un análisis rápido</w:t>
            </w:r>
            <w:r w:rsidR="00675A74">
              <w:t>,</w:t>
            </w:r>
            <w:r w:rsidR="00B738DF">
              <w:t xml:space="preserve"> (Joyanes, 2019)</w:t>
            </w:r>
            <w:r>
              <w:t>.</w:t>
            </w:r>
          </w:p>
          <w:p w14:paraId="24E923D4" w14:textId="604398FA" w:rsidR="004523E5" w:rsidRDefault="004523E5">
            <w:pPr>
              <w:spacing w:after="120" w:line="240" w:lineRule="auto"/>
              <w:jc w:val="both"/>
            </w:pPr>
            <w:r>
              <w:t xml:space="preserve">Los cubos OLAP se suelen comparar con una hoja de datos ampliada. </w:t>
            </w:r>
            <w:r w:rsidR="00A05C78">
              <w:t>Este cubo</w:t>
            </w:r>
            <w:r>
              <w:t xml:space="preserve"> es una base de datos que tiene varias dimensiones,</w:t>
            </w:r>
            <w:r w:rsidR="00A05C78">
              <w:t xml:space="preserve"> que amplían</w:t>
            </w:r>
            <w:r>
              <w:t xml:space="preserve"> las posibilidades que ofrecen en la actualidad las hojas de cálculo de solo dos dimensiones</w:t>
            </w:r>
            <w:r w:rsidR="00A05C78">
              <w:t>. Los OLAP</w:t>
            </w:r>
            <w:r>
              <w:t xml:space="preserve"> pueden a su vez contener varios cubos o vectores</w:t>
            </w:r>
            <w:r w:rsidR="00A05C78">
              <w:t>, que también aumentan</w:t>
            </w:r>
            <w:r>
              <w:t xml:space="preserve"> las posibilidades del sistema (estos son conocidos como hipercubos). Por lo general, los cubos OLAP </w:t>
            </w:r>
            <w:r w:rsidR="00A05C78">
              <w:t>se componen de</w:t>
            </w:r>
            <w:r>
              <w:t xml:space="preserve"> tres dimensiones, pero pueden albergar más</w:t>
            </w:r>
            <w:r w:rsidR="00A05C78">
              <w:t xml:space="preserve"> </w:t>
            </w:r>
            <w:r>
              <w:t>si es necesario</w:t>
            </w:r>
            <w:r w:rsidR="00A05C78">
              <w:t>,</w:t>
            </w:r>
            <w:r>
              <w:t xml:space="preserve"> por el tipo de organización o por la información almacenada.</w:t>
            </w:r>
          </w:p>
          <w:p w14:paraId="54CF8684" w14:textId="1C50A117" w:rsidR="004523E5" w:rsidRDefault="004523E5" w:rsidP="001E6694">
            <w:pPr>
              <w:spacing w:line="240" w:lineRule="auto"/>
              <w:jc w:val="center"/>
            </w:pPr>
            <w:r>
              <w:rPr>
                <w:noProof/>
                <w:lang w:val="en-US"/>
              </w:rPr>
              <w:lastRenderedPageBreak/>
              <w:drawing>
                <wp:inline distT="0" distB="0" distL="0" distR="0" wp14:anchorId="23E7984F" wp14:editId="06CACB9F">
                  <wp:extent cx="4505325" cy="2623772"/>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30220" cy="2638270"/>
                          </a:xfrm>
                          <a:prstGeom prst="rect">
                            <a:avLst/>
                          </a:prstGeom>
                          <a:noFill/>
                          <a:ln>
                            <a:noFill/>
                          </a:ln>
                        </pic:spPr>
                      </pic:pic>
                    </a:graphicData>
                  </a:graphic>
                </wp:inline>
              </w:drawing>
            </w:r>
          </w:p>
          <w:p w14:paraId="3DD1911E" w14:textId="28A5B351" w:rsidR="004523E5" w:rsidRPr="001E6694" w:rsidRDefault="004523E5" w:rsidP="004523E5">
            <w:pPr>
              <w:pBdr>
                <w:top w:val="nil"/>
                <w:left w:val="nil"/>
                <w:bottom w:val="nil"/>
                <w:right w:val="nil"/>
                <w:between w:val="nil"/>
              </w:pBdr>
              <w:spacing w:after="120" w:line="240" w:lineRule="auto"/>
            </w:pPr>
            <w:r w:rsidRPr="006F3F70">
              <w:t xml:space="preserve">Fuente: </w:t>
            </w:r>
            <w:hyperlink r:id="rId86" w:history="1">
              <w:r w:rsidRPr="001E6694">
                <w:rPr>
                  <w:rStyle w:val="Hipervnculo"/>
                </w:rPr>
                <w:t>https://geeks.ms/lmblanco/wp-content/uploads/sites/117/2016/05/CubosDatosSQLServer2008_01.jpg</w:t>
              </w:r>
            </w:hyperlink>
            <w:r w:rsidRPr="001E6694">
              <w:t xml:space="preserve"> </w:t>
            </w:r>
          </w:p>
          <w:p w14:paraId="4D98307D" w14:textId="77777777" w:rsidR="000F5F39" w:rsidRPr="001E6694" w:rsidRDefault="000F5F39" w:rsidP="001664B4">
            <w:pPr>
              <w:widowControl w:val="0"/>
              <w:pBdr>
                <w:top w:val="nil"/>
                <w:left w:val="nil"/>
                <w:bottom w:val="nil"/>
                <w:right w:val="nil"/>
                <w:between w:val="nil"/>
              </w:pBdr>
              <w:spacing w:line="240" w:lineRule="auto"/>
              <w:rPr>
                <w:b/>
                <w:bCs/>
                <w:i/>
              </w:rPr>
            </w:pPr>
          </w:p>
          <w:p w14:paraId="451C82BF" w14:textId="07E115E6" w:rsidR="000F5F39" w:rsidRDefault="00675A74" w:rsidP="001E6694">
            <w:pPr>
              <w:spacing w:after="120" w:line="240" w:lineRule="auto"/>
              <w:rPr>
                <w:b/>
                <w:bCs/>
                <w:i/>
                <w:sz w:val="18"/>
                <w:szCs w:val="18"/>
              </w:rPr>
            </w:pPr>
            <w:r w:rsidDel="00675A74">
              <w:t xml:space="preserve"> </w:t>
            </w:r>
          </w:p>
          <w:p w14:paraId="6C144549" w14:textId="77777777" w:rsidR="000F5F39" w:rsidRPr="001E6694" w:rsidRDefault="000F5F39" w:rsidP="00675A74">
            <w:pPr>
              <w:spacing w:after="120" w:line="240" w:lineRule="auto"/>
              <w:rPr>
                <w:b/>
                <w:bCs/>
                <w:i/>
              </w:rPr>
            </w:pPr>
          </w:p>
          <w:p w14:paraId="371259E1" w14:textId="46F3631A" w:rsidR="004523E5" w:rsidRDefault="004523E5" w:rsidP="001664B4">
            <w:pPr>
              <w:widowControl w:val="0"/>
              <w:pBdr>
                <w:top w:val="nil"/>
                <w:left w:val="nil"/>
                <w:bottom w:val="nil"/>
                <w:right w:val="nil"/>
                <w:between w:val="nil"/>
              </w:pBdr>
              <w:spacing w:line="240" w:lineRule="auto"/>
              <w:rPr>
                <w:color w:val="B7B7B7"/>
              </w:rPr>
            </w:pPr>
            <w:commentRangeStart w:id="25"/>
            <w:commentRangeEnd w:id="25"/>
            <w:r>
              <w:rPr>
                <w:rStyle w:val="Refdecomentario"/>
              </w:rPr>
              <w:commentReference w:id="25"/>
            </w:r>
            <w:r>
              <w:rPr>
                <w:b/>
              </w:rPr>
              <w:t xml:space="preserve">Imagen: </w:t>
            </w:r>
            <w:r>
              <w:t>228131_i_20</w:t>
            </w:r>
          </w:p>
        </w:tc>
      </w:tr>
    </w:tbl>
    <w:p w14:paraId="568B5300" w14:textId="39FC11B3" w:rsidR="00821F82" w:rsidRDefault="00821F82" w:rsidP="004523E5">
      <w:pPr>
        <w:spacing w:after="120" w:line="240" w:lineRule="auto"/>
        <w:rPr>
          <w:b/>
          <w:bCs/>
        </w:rPr>
      </w:pPr>
    </w:p>
    <w:p w14:paraId="163FCCAF" w14:textId="289C0215" w:rsidR="00821F82" w:rsidRDefault="00821F82" w:rsidP="004523E5">
      <w:pPr>
        <w:spacing w:after="120" w:line="240" w:lineRule="auto"/>
        <w:rPr>
          <w:b/>
          <w:bCs/>
        </w:rPr>
      </w:pPr>
    </w:p>
    <w:p w14:paraId="0408B56D" w14:textId="77777777" w:rsidR="00821F82" w:rsidRPr="004523E5" w:rsidRDefault="00821F82" w:rsidP="004523E5">
      <w:pPr>
        <w:spacing w:after="120" w:line="240" w:lineRule="auto"/>
        <w:rPr>
          <w:b/>
          <w:bCs/>
        </w:rPr>
      </w:pPr>
    </w:p>
    <w:p w14:paraId="6966245F" w14:textId="0E8E2DBA" w:rsidR="00175227" w:rsidRDefault="00175227" w:rsidP="00D57EA6">
      <w:pPr>
        <w:spacing w:after="120" w:line="240" w:lineRule="auto"/>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175227" w14:paraId="77C8B8C4" w14:textId="77777777" w:rsidTr="001664B4">
        <w:trPr>
          <w:trHeight w:val="580"/>
        </w:trPr>
        <w:tc>
          <w:tcPr>
            <w:tcW w:w="1534" w:type="dxa"/>
            <w:shd w:val="clear" w:color="auto" w:fill="C9DAF8"/>
            <w:tcMar>
              <w:top w:w="100" w:type="dxa"/>
              <w:left w:w="100" w:type="dxa"/>
              <w:bottom w:w="100" w:type="dxa"/>
              <w:right w:w="100" w:type="dxa"/>
            </w:tcMar>
          </w:tcPr>
          <w:p w14:paraId="763EDC9D" w14:textId="77777777" w:rsidR="00175227" w:rsidRDefault="00175227" w:rsidP="001664B4">
            <w:pPr>
              <w:widowControl w:val="0"/>
              <w:pBdr>
                <w:top w:val="nil"/>
                <w:left w:val="nil"/>
                <w:bottom w:val="nil"/>
                <w:right w:val="nil"/>
                <w:between w:val="nil"/>
              </w:pBdr>
              <w:spacing w:line="240" w:lineRule="auto"/>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64A278A1" w14:textId="77777777" w:rsidR="00175227" w:rsidRDefault="00175227" w:rsidP="001664B4">
            <w:pPr>
              <w:pStyle w:val="Ttulo"/>
              <w:widowControl w:val="0"/>
              <w:spacing w:line="240" w:lineRule="auto"/>
              <w:jc w:val="center"/>
              <w:rPr>
                <w:sz w:val="22"/>
                <w:szCs w:val="22"/>
              </w:rPr>
            </w:pPr>
            <w:commentRangeStart w:id="26"/>
            <w:r>
              <w:rPr>
                <w:sz w:val="22"/>
                <w:szCs w:val="22"/>
              </w:rPr>
              <w:t>Tarjetas Avatar</w:t>
            </w:r>
            <w:commentRangeEnd w:id="26"/>
            <w:r w:rsidR="00D3470F">
              <w:rPr>
                <w:rStyle w:val="Refdecomentario"/>
              </w:rPr>
              <w:commentReference w:id="26"/>
            </w:r>
          </w:p>
          <w:p w14:paraId="47FAB398" w14:textId="77777777" w:rsidR="00175227" w:rsidRPr="005A59F3" w:rsidRDefault="00175227" w:rsidP="001664B4"/>
        </w:tc>
      </w:tr>
      <w:tr w:rsidR="00175227" w14:paraId="083DF8FC" w14:textId="77777777" w:rsidTr="001664B4">
        <w:tc>
          <w:tcPr>
            <w:tcW w:w="1534" w:type="dxa"/>
            <w:shd w:val="clear" w:color="auto" w:fill="auto"/>
            <w:tcMar>
              <w:top w:w="100" w:type="dxa"/>
              <w:left w:w="100" w:type="dxa"/>
              <w:bottom w:w="100" w:type="dxa"/>
              <w:right w:w="100" w:type="dxa"/>
            </w:tcMar>
          </w:tcPr>
          <w:p w14:paraId="6A651C47" w14:textId="77777777" w:rsidR="00175227" w:rsidRDefault="00175227" w:rsidP="001664B4">
            <w:pPr>
              <w:widowControl w:val="0"/>
              <w:pBdr>
                <w:top w:val="nil"/>
                <w:left w:val="nil"/>
                <w:bottom w:val="nil"/>
                <w:right w:val="nil"/>
                <w:between w:val="nil"/>
              </w:pBdr>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43FAD158" w14:textId="300CF0CE" w:rsidR="00175227" w:rsidRPr="00175227" w:rsidRDefault="00821F82">
            <w:pPr>
              <w:spacing w:after="120" w:line="240" w:lineRule="auto"/>
            </w:pPr>
            <w:r>
              <w:t xml:space="preserve">En el procesamiento analítico en línea también hay disponibles </w:t>
            </w:r>
            <w:r w:rsidR="001063FA">
              <w:t>variadas</w:t>
            </w:r>
            <w:r>
              <w:t xml:space="preserve"> herramientas. Algunas de ellas se caracterizan por</w:t>
            </w:r>
          </w:p>
        </w:tc>
      </w:tr>
      <w:tr w:rsidR="00175227" w14:paraId="714D16F0" w14:textId="77777777" w:rsidTr="001664B4">
        <w:trPr>
          <w:trHeight w:val="420"/>
        </w:trPr>
        <w:tc>
          <w:tcPr>
            <w:tcW w:w="6099" w:type="dxa"/>
            <w:gridSpan w:val="2"/>
            <w:shd w:val="clear" w:color="auto" w:fill="auto"/>
            <w:tcMar>
              <w:top w:w="100" w:type="dxa"/>
              <w:left w:w="100" w:type="dxa"/>
              <w:bottom w:w="100" w:type="dxa"/>
              <w:right w:w="100" w:type="dxa"/>
            </w:tcMar>
          </w:tcPr>
          <w:p w14:paraId="3B1D273B" w14:textId="7B7ECA2E" w:rsidR="00175227" w:rsidRDefault="00D3470F" w:rsidP="001E6694">
            <w:pPr>
              <w:spacing w:after="120" w:line="240" w:lineRule="auto"/>
              <w:rPr>
                <w:b/>
                <w:color w:val="999999"/>
              </w:rPr>
            </w:pPr>
            <w:r>
              <w:t>Ofrecer una visión multidimensional de los datos</w:t>
            </w:r>
            <w:r w:rsidR="00E65C37">
              <w:t>.</w:t>
            </w:r>
          </w:p>
        </w:tc>
        <w:tc>
          <w:tcPr>
            <w:tcW w:w="7313" w:type="dxa"/>
            <w:shd w:val="clear" w:color="auto" w:fill="auto"/>
            <w:tcMar>
              <w:top w:w="100" w:type="dxa"/>
              <w:left w:w="100" w:type="dxa"/>
              <w:bottom w:w="100" w:type="dxa"/>
              <w:right w:w="100" w:type="dxa"/>
            </w:tcMar>
          </w:tcPr>
          <w:p w14:paraId="03410AEF" w14:textId="49DDA682" w:rsidR="00175227" w:rsidRDefault="00175227" w:rsidP="001664B4">
            <w:pPr>
              <w:widowControl w:val="0"/>
              <w:spacing w:line="240" w:lineRule="auto"/>
            </w:pPr>
          </w:p>
        </w:tc>
      </w:tr>
      <w:tr w:rsidR="00175227" w14:paraId="10BFBC63" w14:textId="77777777" w:rsidTr="001664B4">
        <w:trPr>
          <w:trHeight w:val="420"/>
        </w:trPr>
        <w:tc>
          <w:tcPr>
            <w:tcW w:w="6099" w:type="dxa"/>
            <w:gridSpan w:val="2"/>
            <w:shd w:val="clear" w:color="auto" w:fill="auto"/>
            <w:tcMar>
              <w:top w:w="100" w:type="dxa"/>
              <w:left w:w="100" w:type="dxa"/>
              <w:bottom w:w="100" w:type="dxa"/>
              <w:right w:w="100" w:type="dxa"/>
            </w:tcMar>
          </w:tcPr>
          <w:p w14:paraId="06BEC3C0" w14:textId="335919BF" w:rsidR="00175227" w:rsidRDefault="00D3470F" w:rsidP="001664B4">
            <w:pPr>
              <w:widowControl w:val="0"/>
              <w:spacing w:line="240" w:lineRule="auto"/>
              <w:rPr>
                <w:b/>
              </w:rPr>
            </w:pPr>
            <w:r>
              <w:t>No imponer restricciones con relación al número de dimensiones a manejar</w:t>
            </w:r>
            <w:r w:rsidR="00E65C37">
              <w:t>.</w:t>
            </w:r>
          </w:p>
        </w:tc>
        <w:tc>
          <w:tcPr>
            <w:tcW w:w="7313" w:type="dxa"/>
            <w:shd w:val="clear" w:color="auto" w:fill="auto"/>
            <w:tcMar>
              <w:top w:w="100" w:type="dxa"/>
              <w:left w:w="100" w:type="dxa"/>
              <w:bottom w:w="100" w:type="dxa"/>
              <w:right w:w="100" w:type="dxa"/>
            </w:tcMar>
          </w:tcPr>
          <w:p w14:paraId="79DF90B7" w14:textId="5749AD08" w:rsidR="00175227" w:rsidRDefault="00175227" w:rsidP="001664B4">
            <w:pPr>
              <w:widowControl w:val="0"/>
              <w:spacing w:line="240" w:lineRule="auto"/>
              <w:rPr>
                <w:b/>
              </w:rPr>
            </w:pPr>
          </w:p>
        </w:tc>
      </w:tr>
      <w:tr w:rsidR="00175227" w14:paraId="724B5FEB" w14:textId="77777777" w:rsidTr="001664B4">
        <w:trPr>
          <w:trHeight w:val="420"/>
        </w:trPr>
        <w:tc>
          <w:tcPr>
            <w:tcW w:w="6099" w:type="dxa"/>
            <w:gridSpan w:val="2"/>
            <w:shd w:val="clear" w:color="auto" w:fill="auto"/>
            <w:tcMar>
              <w:top w:w="100" w:type="dxa"/>
              <w:left w:w="100" w:type="dxa"/>
              <w:bottom w:w="100" w:type="dxa"/>
              <w:right w:w="100" w:type="dxa"/>
            </w:tcMar>
          </w:tcPr>
          <w:p w14:paraId="03271D97" w14:textId="29D414A8" w:rsidR="00175227" w:rsidRDefault="00D3470F" w:rsidP="001E6694">
            <w:pPr>
              <w:spacing w:after="120" w:line="240" w:lineRule="auto"/>
              <w:rPr>
                <w:b/>
              </w:rPr>
            </w:pPr>
            <w:r>
              <w:t xml:space="preserve">Permitir </w:t>
            </w:r>
            <w:r w:rsidR="001063FA">
              <w:t xml:space="preserve">la definición </w:t>
            </w:r>
            <w:r>
              <w:t>de forma flexible sobre las dimensiones: restricciones, agregaciones y jerarquías entre ellas</w:t>
            </w:r>
            <w:r w:rsidR="00E65C37">
              <w:t>.</w:t>
            </w:r>
          </w:p>
        </w:tc>
        <w:tc>
          <w:tcPr>
            <w:tcW w:w="7313" w:type="dxa"/>
            <w:shd w:val="clear" w:color="auto" w:fill="auto"/>
            <w:tcMar>
              <w:top w:w="100" w:type="dxa"/>
              <w:left w:w="100" w:type="dxa"/>
              <w:bottom w:w="100" w:type="dxa"/>
              <w:right w:w="100" w:type="dxa"/>
            </w:tcMar>
          </w:tcPr>
          <w:p w14:paraId="406809C3" w14:textId="407FE3A6" w:rsidR="00175227" w:rsidRDefault="00175227" w:rsidP="001664B4">
            <w:pPr>
              <w:widowControl w:val="0"/>
              <w:spacing w:line="240" w:lineRule="auto"/>
              <w:rPr>
                <w:b/>
              </w:rPr>
            </w:pPr>
          </w:p>
        </w:tc>
      </w:tr>
      <w:tr w:rsidR="00175227" w14:paraId="24BC893B" w14:textId="77777777" w:rsidTr="001664B4">
        <w:trPr>
          <w:trHeight w:val="420"/>
        </w:trPr>
        <w:tc>
          <w:tcPr>
            <w:tcW w:w="6099" w:type="dxa"/>
            <w:gridSpan w:val="2"/>
            <w:shd w:val="clear" w:color="auto" w:fill="auto"/>
            <w:tcMar>
              <w:top w:w="100" w:type="dxa"/>
              <w:left w:w="100" w:type="dxa"/>
              <w:bottom w:w="100" w:type="dxa"/>
              <w:right w:w="100" w:type="dxa"/>
            </w:tcMar>
          </w:tcPr>
          <w:p w14:paraId="65CB5A76" w14:textId="482928A1" w:rsidR="00175227" w:rsidRDefault="00D3470F" w:rsidP="001E6694">
            <w:pPr>
              <w:spacing w:after="120" w:line="240" w:lineRule="auto"/>
              <w:rPr>
                <w:b/>
              </w:rPr>
            </w:pPr>
            <w:r>
              <w:t>Ofrecer operadores intuitivos de manipulación</w:t>
            </w:r>
            <w:r w:rsidR="00E65C37">
              <w:t>.</w:t>
            </w:r>
          </w:p>
        </w:tc>
        <w:tc>
          <w:tcPr>
            <w:tcW w:w="7313" w:type="dxa"/>
            <w:shd w:val="clear" w:color="auto" w:fill="auto"/>
            <w:tcMar>
              <w:top w:w="100" w:type="dxa"/>
              <w:left w:w="100" w:type="dxa"/>
              <w:bottom w:w="100" w:type="dxa"/>
              <w:right w:w="100" w:type="dxa"/>
            </w:tcMar>
          </w:tcPr>
          <w:p w14:paraId="63B4A8CC" w14:textId="054D25AF" w:rsidR="00175227" w:rsidRDefault="00175227" w:rsidP="00D3470F">
            <w:pPr>
              <w:widowControl w:val="0"/>
              <w:spacing w:line="240" w:lineRule="auto"/>
              <w:rPr>
                <w:b/>
              </w:rPr>
            </w:pPr>
          </w:p>
        </w:tc>
      </w:tr>
      <w:tr w:rsidR="00175227" w14:paraId="5000470B" w14:textId="77777777" w:rsidTr="001664B4">
        <w:trPr>
          <w:trHeight w:val="420"/>
        </w:trPr>
        <w:tc>
          <w:tcPr>
            <w:tcW w:w="6099" w:type="dxa"/>
            <w:gridSpan w:val="2"/>
            <w:shd w:val="clear" w:color="auto" w:fill="auto"/>
            <w:tcMar>
              <w:top w:w="100" w:type="dxa"/>
              <w:left w:w="100" w:type="dxa"/>
              <w:bottom w:w="100" w:type="dxa"/>
              <w:right w:w="100" w:type="dxa"/>
            </w:tcMar>
          </w:tcPr>
          <w:p w14:paraId="66D0769D" w14:textId="6E0879C8" w:rsidR="00175227" w:rsidRDefault="00D3470F" w:rsidP="001E6694">
            <w:pPr>
              <w:spacing w:after="120" w:line="240" w:lineRule="auto"/>
              <w:rPr>
                <w:b/>
              </w:rPr>
            </w:pPr>
            <w:r>
              <w:t>Permitir consultas a la herramienta OLAP</w:t>
            </w:r>
            <w:r w:rsidR="001063FA">
              <w:t>,</w:t>
            </w:r>
            <w:r>
              <w:t xml:space="preserve"> seleccionando atributos del esquema multidimensional</w:t>
            </w:r>
            <w:r w:rsidR="00E65C37">
              <w:t>.</w:t>
            </w:r>
          </w:p>
        </w:tc>
        <w:tc>
          <w:tcPr>
            <w:tcW w:w="7313" w:type="dxa"/>
            <w:shd w:val="clear" w:color="auto" w:fill="auto"/>
            <w:tcMar>
              <w:top w:w="100" w:type="dxa"/>
              <w:left w:w="100" w:type="dxa"/>
              <w:bottom w:w="100" w:type="dxa"/>
              <w:right w:w="100" w:type="dxa"/>
            </w:tcMar>
          </w:tcPr>
          <w:p w14:paraId="06DC644B" w14:textId="03F72A4E" w:rsidR="00175227" w:rsidRDefault="00175227" w:rsidP="001664B4">
            <w:pPr>
              <w:widowControl w:val="0"/>
              <w:spacing w:line="240" w:lineRule="auto"/>
              <w:rPr>
                <w:b/>
              </w:rPr>
            </w:pPr>
          </w:p>
        </w:tc>
      </w:tr>
    </w:tbl>
    <w:p w14:paraId="1184C17A" w14:textId="2B5308B9" w:rsidR="00A832C2" w:rsidRDefault="00A832C2" w:rsidP="00D57EA6">
      <w:pPr>
        <w:spacing w:after="120" w:line="240" w:lineRule="auto"/>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D3470F" w14:paraId="13539DF9" w14:textId="77777777" w:rsidTr="00F51524">
        <w:trPr>
          <w:trHeight w:val="580"/>
        </w:trPr>
        <w:tc>
          <w:tcPr>
            <w:tcW w:w="1533" w:type="dxa"/>
            <w:shd w:val="clear" w:color="auto" w:fill="C9DAF8"/>
            <w:tcMar>
              <w:top w:w="100" w:type="dxa"/>
              <w:left w:w="100" w:type="dxa"/>
              <w:bottom w:w="100" w:type="dxa"/>
              <w:right w:w="100" w:type="dxa"/>
            </w:tcMar>
          </w:tcPr>
          <w:p w14:paraId="54150CBC" w14:textId="77777777" w:rsidR="00D3470F" w:rsidRDefault="00D3470F" w:rsidP="001664B4">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46966954" w14:textId="77777777" w:rsidR="00D3470F" w:rsidRDefault="00D3470F" w:rsidP="001664B4">
            <w:pPr>
              <w:pStyle w:val="Ttulo"/>
              <w:widowControl w:val="0"/>
              <w:spacing w:line="240" w:lineRule="auto"/>
              <w:jc w:val="center"/>
              <w:rPr>
                <w:sz w:val="22"/>
                <w:szCs w:val="22"/>
              </w:rPr>
            </w:pPr>
            <w:bookmarkStart w:id="27" w:name="_heading=h.1pxezwc" w:colFirst="0" w:colLast="0"/>
            <w:bookmarkEnd w:id="27"/>
            <w:r>
              <w:rPr>
                <w:sz w:val="22"/>
                <w:szCs w:val="22"/>
              </w:rPr>
              <w:t>Rutas /Pasos Horizontal</w:t>
            </w:r>
          </w:p>
        </w:tc>
      </w:tr>
      <w:tr w:rsidR="00D3470F" w14:paraId="5CC745B2" w14:textId="77777777" w:rsidTr="00F51524">
        <w:trPr>
          <w:trHeight w:val="420"/>
        </w:trPr>
        <w:tc>
          <w:tcPr>
            <w:tcW w:w="1533" w:type="dxa"/>
            <w:shd w:val="clear" w:color="auto" w:fill="auto"/>
            <w:tcMar>
              <w:top w:w="100" w:type="dxa"/>
              <w:left w:w="100" w:type="dxa"/>
              <w:bottom w:w="100" w:type="dxa"/>
              <w:right w:w="100" w:type="dxa"/>
            </w:tcMar>
          </w:tcPr>
          <w:p w14:paraId="09E026DD" w14:textId="77777777" w:rsidR="00D3470F" w:rsidRDefault="00D3470F" w:rsidP="001664B4">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773F91BF" w14:textId="5634F0EE" w:rsidR="00D3470F" w:rsidRDefault="00D3470F" w:rsidP="001E6694">
            <w:pPr>
              <w:spacing w:after="120" w:line="240" w:lineRule="auto"/>
              <w:rPr>
                <w:color w:val="999999"/>
              </w:rPr>
            </w:pPr>
            <w:r>
              <w:t>Las herramientas OLAP se clasifican en tres grupos: MOLAP (</w:t>
            </w:r>
            <w:r w:rsidR="00B515DB" w:rsidRPr="00A832C2">
              <w:t>procesamiento analítico multidimensional en línea</w:t>
            </w:r>
            <w:r>
              <w:t>), ROLAP (</w:t>
            </w:r>
            <w:r w:rsidR="00B515DB" w:rsidRPr="00A832C2">
              <w:t>procesamiento analítico en línea relacional</w:t>
            </w:r>
            <w:r>
              <w:t>) y HOLAP (</w:t>
            </w:r>
            <w:r w:rsidR="00B515DB" w:rsidRPr="00A832C2">
              <w:t>procesamiento analítico en línea híbrido</w:t>
            </w:r>
            <w:r>
              <w:t>).</w:t>
            </w:r>
          </w:p>
        </w:tc>
      </w:tr>
      <w:tr w:rsidR="00D3470F" w14:paraId="72DEAA05" w14:textId="77777777" w:rsidTr="00F51524">
        <w:trPr>
          <w:trHeight w:val="420"/>
        </w:trPr>
        <w:tc>
          <w:tcPr>
            <w:tcW w:w="1533" w:type="dxa"/>
            <w:shd w:val="clear" w:color="auto" w:fill="auto"/>
            <w:tcMar>
              <w:top w:w="100" w:type="dxa"/>
              <w:left w:w="100" w:type="dxa"/>
              <w:bottom w:w="100" w:type="dxa"/>
              <w:right w:w="100" w:type="dxa"/>
            </w:tcMar>
          </w:tcPr>
          <w:p w14:paraId="63C99A80" w14:textId="77777777" w:rsidR="00D3470F" w:rsidRDefault="00D3470F" w:rsidP="001664B4">
            <w:pPr>
              <w:widowControl w:val="0"/>
              <w:spacing w:line="240" w:lineRule="auto"/>
              <w:rPr>
                <w:b/>
              </w:rPr>
            </w:pPr>
            <w:r>
              <w:rPr>
                <w:b/>
              </w:rPr>
              <w:lastRenderedPageBreak/>
              <w:t>Paso 1</w:t>
            </w:r>
          </w:p>
        </w:tc>
        <w:tc>
          <w:tcPr>
            <w:tcW w:w="8869" w:type="dxa"/>
            <w:shd w:val="clear" w:color="auto" w:fill="auto"/>
            <w:tcMar>
              <w:top w:w="100" w:type="dxa"/>
              <w:left w:w="100" w:type="dxa"/>
              <w:bottom w:w="100" w:type="dxa"/>
              <w:right w:w="100" w:type="dxa"/>
            </w:tcMar>
          </w:tcPr>
          <w:p w14:paraId="4D3649C9" w14:textId="2AF270D8" w:rsidR="00D3470F" w:rsidRDefault="00D3470F" w:rsidP="001E6694">
            <w:pPr>
              <w:spacing w:after="120" w:line="240" w:lineRule="auto"/>
              <w:rPr>
                <w:color w:val="999999"/>
              </w:rPr>
            </w:pPr>
            <w:r w:rsidRPr="00D3470F">
              <w:rPr>
                <w:b/>
                <w:bCs/>
              </w:rPr>
              <w:t>MOLAP:</w:t>
            </w:r>
            <w:r>
              <w:t xml:space="preserve"> la información es </w:t>
            </w:r>
            <w:proofErr w:type="spellStart"/>
            <w:r>
              <w:t>precalculada</w:t>
            </w:r>
            <w:proofErr w:type="spellEnd"/>
            <w:r>
              <w:t xml:space="preserve"> y luego almacenada en cubos de datos multidimensionales. Los datos se organizan en una estructura tipo cubo que el usuario puede rotar. Es el más usad</w:t>
            </w:r>
            <w:r w:rsidR="00476C69">
              <w:t>o</w:t>
            </w:r>
            <w:r>
              <w:t xml:space="preserve"> para resúmenes e informes financieros.</w:t>
            </w:r>
          </w:p>
        </w:tc>
        <w:tc>
          <w:tcPr>
            <w:tcW w:w="3009" w:type="dxa"/>
            <w:shd w:val="clear" w:color="auto" w:fill="auto"/>
            <w:tcMar>
              <w:top w:w="100" w:type="dxa"/>
              <w:left w:w="100" w:type="dxa"/>
              <w:bottom w:w="100" w:type="dxa"/>
              <w:right w:w="100" w:type="dxa"/>
            </w:tcMar>
          </w:tcPr>
          <w:p w14:paraId="120CA769" w14:textId="77777777" w:rsidR="00D3470F" w:rsidRDefault="00F51524" w:rsidP="001664B4">
            <w:pPr>
              <w:widowControl w:val="0"/>
              <w:spacing w:line="240" w:lineRule="auto"/>
            </w:pPr>
            <w:r>
              <w:fldChar w:fldCharType="begin"/>
            </w:r>
            <w:r>
              <w:instrText xml:space="preserve"> INCLUDEPICTURE "https://www.shutterstock.com/image-illustration/olap-process-online-analytical-processing-260nw-2187453469.jpg" \* MERGEFORMATINET </w:instrText>
            </w:r>
            <w:r>
              <w:fldChar w:fldCharType="separate"/>
            </w:r>
            <w:r>
              <w:rPr>
                <w:noProof/>
                <w:lang w:val="en-US"/>
              </w:rPr>
              <w:drawing>
                <wp:inline distT="0" distB="0" distL="0" distR="0" wp14:anchorId="14AA4538" wp14:editId="59C0505F">
                  <wp:extent cx="1783715" cy="768350"/>
                  <wp:effectExtent l="0" t="0" r="0" b="6350"/>
                  <wp:docPr id="36" name="Imagen 36" descr="Proceso OLAP. Concepto de procesamiento analítico en línea, análisis de datos, servidor OLAP, BI de Business Intelligence, KPI de indicadores clave de rendimiento, panel, SQL, MDX, representación 3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oceso OLAP. Concepto de procesamiento analítico en línea, análisis de datos, servidor OLAP, BI de Business Intelligence, KPI de indicadores clave de rendimiento, panel, SQL, MDX, representación 3D. "/>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83715" cy="768350"/>
                          </a:xfrm>
                          <a:prstGeom prst="rect">
                            <a:avLst/>
                          </a:prstGeom>
                          <a:noFill/>
                          <a:ln>
                            <a:noFill/>
                          </a:ln>
                        </pic:spPr>
                      </pic:pic>
                    </a:graphicData>
                  </a:graphic>
                </wp:inline>
              </w:drawing>
            </w:r>
            <w:r>
              <w:fldChar w:fldCharType="end"/>
            </w:r>
          </w:p>
          <w:p w14:paraId="101AD50C" w14:textId="242456CF" w:rsidR="00F51524" w:rsidRPr="0053666B" w:rsidRDefault="00F51524" w:rsidP="00F51524">
            <w:pPr>
              <w:pBdr>
                <w:top w:val="nil"/>
                <w:left w:val="nil"/>
                <w:bottom w:val="nil"/>
                <w:right w:val="nil"/>
                <w:between w:val="nil"/>
              </w:pBdr>
              <w:spacing w:after="120" w:line="240" w:lineRule="auto"/>
              <w:rPr>
                <w:i/>
                <w:sz w:val="18"/>
                <w:szCs w:val="18"/>
              </w:rPr>
            </w:pPr>
            <w:r>
              <w:t xml:space="preserve">Fuente: </w:t>
            </w:r>
            <w:hyperlink r:id="rId88" w:history="1">
              <w:r w:rsidRPr="00DE5E0F">
                <w:rPr>
                  <w:rStyle w:val="Hipervnculo"/>
                </w:rPr>
                <w:t>https://www.shutterstock.com/es/image-illustration/olap-process-online-analytical-processing-concept-2187453469</w:t>
              </w:r>
            </w:hyperlink>
            <w:r>
              <w:t xml:space="preserve"> </w:t>
            </w:r>
          </w:p>
          <w:p w14:paraId="706BD777" w14:textId="31DFC910" w:rsidR="00F51524" w:rsidRPr="001E6694" w:rsidRDefault="00F51524" w:rsidP="00F51524">
            <w:pPr>
              <w:spacing w:after="120"/>
              <w:rPr>
                <w:b/>
                <w:bCs/>
                <w:i/>
              </w:rPr>
            </w:pPr>
          </w:p>
          <w:p w14:paraId="7435F394" w14:textId="77777777" w:rsidR="00F51524" w:rsidRPr="00702C7D" w:rsidRDefault="00F51524" w:rsidP="00F51524">
            <w:pPr>
              <w:spacing w:after="120" w:line="240" w:lineRule="auto"/>
              <w:rPr>
                <w:b/>
                <w:bCs/>
                <w:i/>
                <w:sz w:val="18"/>
                <w:szCs w:val="18"/>
              </w:rPr>
            </w:pPr>
            <w:commentRangeStart w:id="28"/>
            <w:r>
              <w:t xml:space="preserve">Nota: </w:t>
            </w:r>
            <w:commentRangeEnd w:id="28"/>
            <w:r>
              <w:rPr>
                <w:rStyle w:val="Refdecomentario"/>
              </w:rPr>
              <w:commentReference w:id="28"/>
            </w:r>
          </w:p>
          <w:p w14:paraId="54CE5EA3" w14:textId="77777777" w:rsidR="00F51524" w:rsidRDefault="00F51524" w:rsidP="00F51524">
            <w:pPr>
              <w:widowControl w:val="0"/>
              <w:spacing w:line="240" w:lineRule="auto"/>
            </w:pPr>
          </w:p>
          <w:p w14:paraId="54E867B0" w14:textId="7131464C" w:rsidR="00F51524" w:rsidRDefault="00F51524">
            <w:pPr>
              <w:widowControl w:val="0"/>
              <w:spacing w:line="240" w:lineRule="auto"/>
            </w:pPr>
            <w:r>
              <w:rPr>
                <w:b/>
              </w:rPr>
              <w:t xml:space="preserve">Imagen: </w:t>
            </w:r>
            <w:r>
              <w:t>228131_i_21</w:t>
            </w:r>
          </w:p>
        </w:tc>
      </w:tr>
      <w:tr w:rsidR="00D3470F" w14:paraId="43D66359" w14:textId="77777777" w:rsidTr="00F51524">
        <w:trPr>
          <w:trHeight w:val="420"/>
        </w:trPr>
        <w:tc>
          <w:tcPr>
            <w:tcW w:w="1533" w:type="dxa"/>
            <w:shd w:val="clear" w:color="auto" w:fill="auto"/>
            <w:tcMar>
              <w:top w:w="100" w:type="dxa"/>
              <w:left w:w="100" w:type="dxa"/>
              <w:bottom w:w="100" w:type="dxa"/>
              <w:right w:w="100" w:type="dxa"/>
            </w:tcMar>
          </w:tcPr>
          <w:p w14:paraId="632D6EE9" w14:textId="77777777" w:rsidR="00D3470F" w:rsidRDefault="00D3470F" w:rsidP="001664B4">
            <w:pPr>
              <w:widowControl w:val="0"/>
              <w:spacing w:line="240" w:lineRule="auto"/>
              <w:rPr>
                <w:b/>
              </w:rPr>
            </w:pPr>
            <w:r>
              <w:rPr>
                <w:b/>
              </w:rPr>
              <w:t>Paso 2</w:t>
            </w:r>
          </w:p>
        </w:tc>
        <w:tc>
          <w:tcPr>
            <w:tcW w:w="8869" w:type="dxa"/>
            <w:shd w:val="clear" w:color="auto" w:fill="auto"/>
            <w:tcMar>
              <w:top w:w="100" w:type="dxa"/>
              <w:left w:w="100" w:type="dxa"/>
              <w:bottom w:w="100" w:type="dxa"/>
              <w:right w:w="100" w:type="dxa"/>
            </w:tcMar>
          </w:tcPr>
          <w:p w14:paraId="1024D9AF" w14:textId="3BF9EF53" w:rsidR="00D3470F" w:rsidRDefault="00D3470F" w:rsidP="001E6694">
            <w:pPr>
              <w:spacing w:after="120" w:line="240" w:lineRule="auto"/>
              <w:rPr>
                <w:color w:val="999999"/>
              </w:rPr>
            </w:pPr>
            <w:r w:rsidRPr="00D3470F">
              <w:rPr>
                <w:b/>
                <w:bCs/>
              </w:rPr>
              <w:t>ROLAP:</w:t>
            </w:r>
            <w:r>
              <w:t xml:space="preserve"> los datos son introducidos directamente desde el </w:t>
            </w:r>
            <w:r w:rsidRPr="001E6694">
              <w:rPr>
                <w:i/>
              </w:rPr>
              <w:t xml:space="preserve">data </w:t>
            </w:r>
            <w:proofErr w:type="spellStart"/>
            <w:r w:rsidRPr="001E6694">
              <w:rPr>
                <w:i/>
              </w:rPr>
              <w:t>warehouse</w:t>
            </w:r>
            <w:proofErr w:type="spellEnd"/>
            <w:r>
              <w:t xml:space="preserve"> u otra fuente de datos relacional y no son almacenados por separado. La base de datos relacional maneja los requerimientos de </w:t>
            </w:r>
            <w:r w:rsidR="00476C69">
              <w:t>DW,</w:t>
            </w:r>
            <w:r>
              <w:t xml:space="preserve"> y el motor de ROLAP proporciona la función analítica</w:t>
            </w:r>
            <w:r w:rsidR="00CB61F7">
              <w:rPr>
                <w:color w:val="999999"/>
              </w:rPr>
              <w:t>.</w:t>
            </w:r>
          </w:p>
        </w:tc>
        <w:tc>
          <w:tcPr>
            <w:tcW w:w="3009" w:type="dxa"/>
            <w:shd w:val="clear" w:color="auto" w:fill="auto"/>
            <w:tcMar>
              <w:top w:w="100" w:type="dxa"/>
              <w:left w:w="100" w:type="dxa"/>
              <w:bottom w:w="100" w:type="dxa"/>
              <w:right w:w="100" w:type="dxa"/>
            </w:tcMar>
          </w:tcPr>
          <w:p w14:paraId="20825A7E" w14:textId="73FE7FD9" w:rsidR="00D3470F" w:rsidRDefault="00D3470F" w:rsidP="00F51524">
            <w:pPr>
              <w:widowControl w:val="0"/>
              <w:spacing w:line="240" w:lineRule="auto"/>
            </w:pPr>
          </w:p>
        </w:tc>
      </w:tr>
      <w:tr w:rsidR="00D3470F" w14:paraId="5E79F3B0" w14:textId="77777777" w:rsidTr="00F51524">
        <w:trPr>
          <w:trHeight w:val="420"/>
        </w:trPr>
        <w:tc>
          <w:tcPr>
            <w:tcW w:w="1533" w:type="dxa"/>
            <w:shd w:val="clear" w:color="auto" w:fill="auto"/>
            <w:tcMar>
              <w:top w:w="100" w:type="dxa"/>
              <w:left w:w="100" w:type="dxa"/>
              <w:bottom w:w="100" w:type="dxa"/>
              <w:right w:w="100" w:type="dxa"/>
            </w:tcMar>
          </w:tcPr>
          <w:p w14:paraId="12AE236D" w14:textId="77777777" w:rsidR="00D3470F" w:rsidRDefault="00D3470F" w:rsidP="001664B4">
            <w:pPr>
              <w:widowControl w:val="0"/>
              <w:spacing w:line="240" w:lineRule="auto"/>
              <w:rPr>
                <w:b/>
              </w:rPr>
            </w:pPr>
            <w:r>
              <w:rPr>
                <w:b/>
              </w:rPr>
              <w:t>Paso 3</w:t>
            </w:r>
          </w:p>
        </w:tc>
        <w:tc>
          <w:tcPr>
            <w:tcW w:w="8869" w:type="dxa"/>
            <w:shd w:val="clear" w:color="auto" w:fill="auto"/>
            <w:tcMar>
              <w:top w:w="100" w:type="dxa"/>
              <w:left w:w="100" w:type="dxa"/>
              <w:bottom w:w="100" w:type="dxa"/>
              <w:right w:w="100" w:type="dxa"/>
            </w:tcMar>
          </w:tcPr>
          <w:p w14:paraId="1F901BE4" w14:textId="5EFE9901" w:rsidR="00D3470F" w:rsidRPr="00D3470F" w:rsidRDefault="00D3470F" w:rsidP="001E6694">
            <w:pPr>
              <w:spacing w:after="120" w:line="240" w:lineRule="auto"/>
              <w:rPr>
                <w:color w:val="999999"/>
                <w:lang w:val="es-CO"/>
              </w:rPr>
            </w:pPr>
            <w:r w:rsidRPr="00D3470F">
              <w:rPr>
                <w:b/>
                <w:bCs/>
                <w:lang w:val="es-CO"/>
              </w:rPr>
              <w:t>HOLAP:</w:t>
            </w:r>
            <w:r w:rsidRPr="00A832C2">
              <w:rPr>
                <w:lang w:val="es-CO"/>
              </w:rPr>
              <w:t xml:space="preserve"> </w:t>
            </w:r>
            <w:r>
              <w:rPr>
                <w:lang w:val="es-CO"/>
              </w:rPr>
              <w:t>t</w:t>
            </w:r>
            <w:r w:rsidRPr="00A832C2">
              <w:rPr>
                <w:lang w:val="es-CO"/>
              </w:rPr>
              <w:t>rata de combin</w:t>
            </w:r>
            <w:r>
              <w:rPr>
                <w:lang w:val="es-CO"/>
              </w:rPr>
              <w:t xml:space="preserve">ar las ventajas de las soluciones MOLAP y ROLAP. </w:t>
            </w:r>
            <w:r w:rsidR="006C111B">
              <w:rPr>
                <w:lang w:val="es-CO"/>
              </w:rPr>
              <w:t>A</w:t>
            </w:r>
            <w:r w:rsidR="006C111B" w:rsidRPr="006C111B">
              <w:rPr>
                <w:lang w:val="es-CO"/>
              </w:rPr>
              <w:t>lmacena</w:t>
            </w:r>
            <w:r w:rsidR="006C111B" w:rsidRPr="006C111B" w:rsidDel="006C111B">
              <w:rPr>
                <w:lang w:val="es-CO"/>
              </w:rPr>
              <w:t xml:space="preserve"> </w:t>
            </w:r>
            <w:r w:rsidR="006C111B">
              <w:rPr>
                <w:lang w:val="es-CO"/>
              </w:rPr>
              <w:t>a</w:t>
            </w:r>
            <w:r>
              <w:rPr>
                <w:lang w:val="es-CO"/>
              </w:rPr>
              <w:t>lgunos datos</w:t>
            </w:r>
            <w:r w:rsidR="006C111B">
              <w:rPr>
                <w:lang w:val="es-CO"/>
              </w:rPr>
              <w:t xml:space="preserve"> de un motor relacional, mientras</w:t>
            </w:r>
            <w:r>
              <w:rPr>
                <w:lang w:val="es-CO"/>
              </w:rPr>
              <w:t xml:space="preserve"> </w:t>
            </w:r>
            <w:r w:rsidR="006C111B">
              <w:rPr>
                <w:lang w:val="es-CO"/>
              </w:rPr>
              <w:t>que</w:t>
            </w:r>
            <w:r>
              <w:rPr>
                <w:lang w:val="es-CO"/>
              </w:rPr>
              <w:t xml:space="preserve"> otros</w:t>
            </w:r>
            <w:r w:rsidR="006C111B">
              <w:rPr>
                <w:lang w:val="es-CO"/>
              </w:rPr>
              <w:t xml:space="preserve"> los compendia</w:t>
            </w:r>
            <w:r>
              <w:rPr>
                <w:lang w:val="es-CO"/>
              </w:rPr>
              <w:t xml:space="preserve"> en una base de datos multidimensional.</w:t>
            </w:r>
          </w:p>
        </w:tc>
        <w:tc>
          <w:tcPr>
            <w:tcW w:w="3009" w:type="dxa"/>
            <w:shd w:val="clear" w:color="auto" w:fill="auto"/>
            <w:tcMar>
              <w:top w:w="100" w:type="dxa"/>
              <w:left w:w="100" w:type="dxa"/>
              <w:bottom w:w="100" w:type="dxa"/>
              <w:right w:w="100" w:type="dxa"/>
            </w:tcMar>
          </w:tcPr>
          <w:p w14:paraId="3549777E" w14:textId="057B92D5" w:rsidR="00D3470F" w:rsidRDefault="00D3470F" w:rsidP="001664B4">
            <w:pPr>
              <w:widowControl w:val="0"/>
              <w:spacing w:line="240" w:lineRule="auto"/>
            </w:pPr>
          </w:p>
        </w:tc>
      </w:tr>
    </w:tbl>
    <w:p w14:paraId="07A68F65" w14:textId="77777777" w:rsidR="00A832C2" w:rsidRPr="00A832C2" w:rsidRDefault="00A832C2" w:rsidP="00A832C2">
      <w:pPr>
        <w:spacing w:after="120" w:line="240" w:lineRule="auto"/>
        <w:rPr>
          <w:lang w:val="es-CO"/>
        </w:rPr>
      </w:pPr>
    </w:p>
    <w:p w14:paraId="2DD2FA51" w14:textId="135B8860" w:rsidR="009A48FE" w:rsidRPr="00B011CC" w:rsidRDefault="00CB61F7" w:rsidP="006D011A">
      <w:pPr>
        <w:pStyle w:val="Ttulo2"/>
        <w:spacing w:before="360" w:after="120"/>
        <w:rPr>
          <w:lang w:val="es-CO"/>
        </w:rPr>
      </w:pPr>
      <w:r>
        <w:rPr>
          <w:lang w:val="es-CO"/>
        </w:rPr>
        <w:lastRenderedPageBreak/>
        <w:t xml:space="preserve">4.3. </w:t>
      </w:r>
      <w:r w:rsidR="009E2241" w:rsidRPr="009A48FE">
        <w:rPr>
          <w:lang w:val="es-CO"/>
        </w:rPr>
        <w:t xml:space="preserve">Mantenimiento </w:t>
      </w:r>
      <w:proofErr w:type="spellStart"/>
      <w:r w:rsidR="009E2241" w:rsidRPr="009A48FE">
        <w:rPr>
          <w:lang w:val="es-CO"/>
        </w:rPr>
        <w:t>del</w:t>
      </w:r>
      <w:del w:id="29" w:author="USER" w:date="2022-11-24T15:07:00Z">
        <w:r w:rsidR="009E2241" w:rsidRPr="009A48FE" w:rsidDel="00675A74">
          <w:rPr>
            <w:lang w:val="es-CO"/>
          </w:rPr>
          <w:delText xml:space="preserve"> </w:delText>
        </w:r>
      </w:del>
      <w:r w:rsidRPr="006D011A">
        <w:rPr>
          <w:i/>
          <w:iCs/>
          <w:lang w:val="es-CO"/>
        </w:rPr>
        <w:t>d</w:t>
      </w:r>
      <w:r w:rsidR="009E2241" w:rsidRPr="006D011A">
        <w:rPr>
          <w:i/>
          <w:iCs/>
          <w:lang w:val="es-CO"/>
        </w:rPr>
        <w:t>ata</w:t>
      </w:r>
      <w:proofErr w:type="spellEnd"/>
      <w:r w:rsidR="009E2241" w:rsidRPr="006D011A">
        <w:rPr>
          <w:i/>
          <w:iCs/>
          <w:lang w:val="es-CO"/>
        </w:rPr>
        <w:t xml:space="preserve"> </w:t>
      </w:r>
      <w:proofErr w:type="spellStart"/>
      <w:r w:rsidRPr="006D011A">
        <w:rPr>
          <w:i/>
          <w:iCs/>
          <w:lang w:val="es-CO"/>
        </w:rPr>
        <w:t>w</w:t>
      </w:r>
      <w:r w:rsidR="009E2241" w:rsidRPr="006D011A">
        <w:rPr>
          <w:i/>
          <w:iCs/>
          <w:lang w:val="es-CO"/>
        </w:rPr>
        <w:t>arehouse</w:t>
      </w:r>
      <w:proofErr w:type="spellEnd"/>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A48FE" w14:paraId="50E8859E" w14:textId="77777777" w:rsidTr="001664B4">
        <w:trPr>
          <w:trHeight w:val="444"/>
        </w:trPr>
        <w:tc>
          <w:tcPr>
            <w:tcW w:w="13422" w:type="dxa"/>
            <w:shd w:val="clear" w:color="auto" w:fill="8DB3E2"/>
          </w:tcPr>
          <w:p w14:paraId="2BFAD5CB" w14:textId="77777777" w:rsidR="009A48FE" w:rsidRDefault="009A48FE" w:rsidP="001664B4">
            <w:pPr>
              <w:pStyle w:val="Ttulo1"/>
              <w:jc w:val="center"/>
              <w:rPr>
                <w:szCs w:val="22"/>
              </w:rPr>
            </w:pPr>
            <w:r>
              <w:rPr>
                <w:szCs w:val="22"/>
              </w:rPr>
              <w:t>Cuadro de texto</w:t>
            </w:r>
          </w:p>
        </w:tc>
      </w:tr>
      <w:tr w:rsidR="009A48FE" w14:paraId="1E11B4A1" w14:textId="77777777" w:rsidTr="001664B4">
        <w:tc>
          <w:tcPr>
            <w:tcW w:w="13422" w:type="dxa"/>
          </w:tcPr>
          <w:p w14:paraId="51680196" w14:textId="7D1BF148" w:rsidR="009A48FE" w:rsidRPr="00434A8E" w:rsidRDefault="009A48FE">
            <w:pPr>
              <w:jc w:val="both"/>
              <w:rPr>
                <w:lang w:val="es-CO"/>
              </w:rPr>
            </w:pPr>
            <w:r>
              <w:rPr>
                <w:lang w:val="es-CO"/>
              </w:rPr>
              <w:t xml:space="preserve">La fase de mantenimiento del </w:t>
            </w:r>
            <w:r w:rsidR="006F3C9B">
              <w:rPr>
                <w:iCs/>
                <w:lang w:val="es-CO"/>
              </w:rPr>
              <w:t>DW</w:t>
            </w:r>
            <w:r w:rsidRPr="009A48FE">
              <w:rPr>
                <w:i/>
                <w:iCs/>
                <w:lang w:val="es-CO"/>
              </w:rPr>
              <w:t xml:space="preserve"> </w:t>
            </w:r>
            <w:r>
              <w:rPr>
                <w:lang w:val="es-CO"/>
              </w:rPr>
              <w:t>es un proceso que implica el monitoreo, evaluación, reparación y mejora del sistema. Por lo general</w:t>
            </w:r>
            <w:r w:rsidR="006F3C9B">
              <w:rPr>
                <w:lang w:val="es-CO"/>
              </w:rPr>
              <w:t>,</w:t>
            </w:r>
            <w:r>
              <w:rPr>
                <w:lang w:val="es-CO"/>
              </w:rPr>
              <w:t xml:space="preserve"> los sistemas de información y</w:t>
            </w:r>
            <w:r w:rsidR="00ED2CB8">
              <w:rPr>
                <w:lang w:val="es-CO"/>
              </w:rPr>
              <w:t>,</w:t>
            </w:r>
            <w:r>
              <w:rPr>
                <w:lang w:val="es-CO"/>
              </w:rPr>
              <w:t xml:space="preserve"> en este caso</w:t>
            </w:r>
            <w:r w:rsidR="00ED2CB8">
              <w:rPr>
                <w:lang w:val="es-CO"/>
              </w:rPr>
              <w:t>,</w:t>
            </w:r>
            <w:r>
              <w:rPr>
                <w:lang w:val="es-CO"/>
              </w:rPr>
              <w:t xml:space="preserve"> los depósitos de datos necesitan actualiza</w:t>
            </w:r>
            <w:r w:rsidR="00ED2CB8">
              <w:rPr>
                <w:lang w:val="es-CO"/>
              </w:rPr>
              <w:t>rse</w:t>
            </w:r>
            <w:r>
              <w:rPr>
                <w:lang w:val="es-CO"/>
              </w:rPr>
              <w:t xml:space="preserve"> con nuevos productos, estándares, normas, regulaciones o reglas del negocio</w:t>
            </w:r>
            <w:r w:rsidR="00ED2CB8">
              <w:rPr>
                <w:lang w:val="es-CO"/>
              </w:rPr>
              <w:t>. En este sentido,</w:t>
            </w:r>
            <w:r>
              <w:rPr>
                <w:lang w:val="es-CO"/>
              </w:rPr>
              <w:t xml:space="preserve"> es fundamental que las herramientas seleccionadas sean flexibles y provean las funciones necesarias para realizar estos procesos. Los procesos de mantenimiento de </w:t>
            </w:r>
            <w:r w:rsidR="00ED2CB8">
              <w:rPr>
                <w:iCs/>
                <w:lang w:val="es-CO"/>
              </w:rPr>
              <w:t>DW,</w:t>
            </w:r>
            <w:r>
              <w:rPr>
                <w:lang w:val="es-CO"/>
              </w:rPr>
              <w:t xml:space="preserve"> como pueden ser actualización de las vistas o ingreso de nuevos datos</w:t>
            </w:r>
            <w:r w:rsidR="00ED2CB8">
              <w:rPr>
                <w:lang w:val="es-CO"/>
              </w:rPr>
              <w:t>,</w:t>
            </w:r>
            <w:r>
              <w:rPr>
                <w:lang w:val="es-CO"/>
              </w:rPr>
              <w:t xml:space="preserve"> deben ser realizados por profesionales TI con experiencia en este tipo de actividades</w:t>
            </w:r>
            <w:r w:rsidR="00ED2CB8">
              <w:rPr>
                <w:lang w:val="es-CO"/>
              </w:rPr>
              <w:t>, porque</w:t>
            </w:r>
            <w:r>
              <w:rPr>
                <w:lang w:val="es-CO"/>
              </w:rPr>
              <w:t xml:space="preserve"> una modificación no planificada o </w:t>
            </w:r>
            <w:r w:rsidR="00ED2CB8">
              <w:rPr>
                <w:lang w:val="es-CO"/>
              </w:rPr>
              <w:t>que se realice</w:t>
            </w:r>
            <w:r>
              <w:rPr>
                <w:lang w:val="es-CO"/>
              </w:rPr>
              <w:t xml:space="preserve"> de forma incorrecta puede acarrear p</w:t>
            </w:r>
            <w:r w:rsidR="00D61EC4">
              <w:rPr>
                <w:lang w:val="es-CO"/>
              </w:rPr>
              <w:t>é</w:t>
            </w:r>
            <w:r>
              <w:rPr>
                <w:lang w:val="es-CO"/>
              </w:rPr>
              <w:t>rdida de información.</w:t>
            </w:r>
          </w:p>
        </w:tc>
      </w:tr>
    </w:tbl>
    <w:p w14:paraId="6578C5A6" w14:textId="77777777" w:rsidR="009A48FE" w:rsidRPr="009A48FE" w:rsidRDefault="009A48FE" w:rsidP="009A48FE">
      <w:pPr>
        <w:spacing w:after="120" w:line="240" w:lineRule="auto"/>
      </w:pPr>
    </w:p>
    <w:p w14:paraId="3691A29C" w14:textId="0C180D65" w:rsidR="0097598E" w:rsidRDefault="0097598E" w:rsidP="008D5034">
      <w:pPr>
        <w:spacing w:after="120" w:line="240" w:lineRule="auto"/>
        <w:jc w:val="both"/>
        <w:rPr>
          <w:lang w:val="es-CO"/>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8342"/>
        <w:gridCol w:w="3402"/>
      </w:tblGrid>
      <w:tr w:rsidR="0097598E" w14:paraId="546DD697" w14:textId="77777777" w:rsidTr="001664B4">
        <w:trPr>
          <w:trHeight w:val="420"/>
        </w:trPr>
        <w:tc>
          <w:tcPr>
            <w:tcW w:w="1668" w:type="dxa"/>
            <w:shd w:val="clear" w:color="auto" w:fill="C9DAF8"/>
            <w:tcMar>
              <w:top w:w="100" w:type="dxa"/>
              <w:left w:w="100" w:type="dxa"/>
              <w:bottom w:w="100" w:type="dxa"/>
              <w:right w:w="100" w:type="dxa"/>
            </w:tcMar>
          </w:tcPr>
          <w:p w14:paraId="0C7D131F" w14:textId="77777777" w:rsidR="0097598E" w:rsidRDefault="0097598E" w:rsidP="001E6694">
            <w:r>
              <w:t>Tipo de recurso</w:t>
            </w:r>
          </w:p>
        </w:tc>
        <w:tc>
          <w:tcPr>
            <w:tcW w:w="11744" w:type="dxa"/>
            <w:gridSpan w:val="2"/>
            <w:shd w:val="clear" w:color="auto" w:fill="C9DAF8"/>
            <w:tcMar>
              <w:top w:w="100" w:type="dxa"/>
              <w:left w:w="100" w:type="dxa"/>
              <w:bottom w:w="100" w:type="dxa"/>
              <w:right w:w="100" w:type="dxa"/>
            </w:tcMar>
          </w:tcPr>
          <w:p w14:paraId="355336E6" w14:textId="77777777" w:rsidR="0097598E" w:rsidRDefault="0097598E" w:rsidP="001664B4">
            <w:pPr>
              <w:pStyle w:val="Ttulo"/>
              <w:widowControl w:val="0"/>
              <w:spacing w:line="240" w:lineRule="auto"/>
              <w:jc w:val="center"/>
              <w:rPr>
                <w:sz w:val="22"/>
                <w:szCs w:val="22"/>
              </w:rPr>
            </w:pPr>
            <w:bookmarkStart w:id="30" w:name="_heading=h.3as4poj" w:colFirst="0" w:colLast="0"/>
            <w:bookmarkEnd w:id="30"/>
            <w:r>
              <w:rPr>
                <w:sz w:val="22"/>
                <w:szCs w:val="22"/>
              </w:rPr>
              <w:t>Rutas / Pasos. Verticales 2</w:t>
            </w:r>
          </w:p>
        </w:tc>
      </w:tr>
      <w:tr w:rsidR="0097598E" w14:paraId="27ED1D75" w14:textId="77777777" w:rsidTr="001664B4">
        <w:trPr>
          <w:trHeight w:val="420"/>
        </w:trPr>
        <w:tc>
          <w:tcPr>
            <w:tcW w:w="1668" w:type="dxa"/>
            <w:shd w:val="clear" w:color="auto" w:fill="auto"/>
            <w:tcMar>
              <w:top w:w="100" w:type="dxa"/>
              <w:left w:w="100" w:type="dxa"/>
              <w:bottom w:w="100" w:type="dxa"/>
              <w:right w:w="100" w:type="dxa"/>
            </w:tcMar>
          </w:tcPr>
          <w:p w14:paraId="14CE522C" w14:textId="77777777" w:rsidR="0097598E" w:rsidRDefault="0097598E" w:rsidP="001664B4">
            <w:pPr>
              <w:widowControl w:val="0"/>
              <w:spacing w:line="240" w:lineRule="auto"/>
              <w:ind w:right="-804"/>
              <w:rPr>
                <w:b/>
              </w:rPr>
            </w:pPr>
            <w:r>
              <w:rPr>
                <w:b/>
              </w:rPr>
              <w:t>Introducción</w:t>
            </w:r>
          </w:p>
        </w:tc>
        <w:tc>
          <w:tcPr>
            <w:tcW w:w="11744" w:type="dxa"/>
            <w:gridSpan w:val="2"/>
            <w:shd w:val="clear" w:color="auto" w:fill="auto"/>
            <w:tcMar>
              <w:top w:w="100" w:type="dxa"/>
              <w:left w:w="100" w:type="dxa"/>
              <w:bottom w:w="100" w:type="dxa"/>
              <w:right w:w="100" w:type="dxa"/>
            </w:tcMar>
          </w:tcPr>
          <w:p w14:paraId="3B49EBBF" w14:textId="4BED9541" w:rsidR="0097598E" w:rsidRDefault="0097598E">
            <w:pPr>
              <w:jc w:val="both"/>
              <w:rPr>
                <w:lang w:val="es-CO"/>
              </w:rPr>
            </w:pPr>
            <w:r>
              <w:rPr>
                <w:lang w:val="es-CO"/>
              </w:rPr>
              <w:t>Durante todo el ciclo de vida del proceso de ciencia de datos</w:t>
            </w:r>
            <w:r w:rsidR="00AF423B">
              <w:rPr>
                <w:lang w:val="es-CO"/>
              </w:rPr>
              <w:t>,</w:t>
            </w:r>
            <w:r>
              <w:rPr>
                <w:lang w:val="es-CO"/>
              </w:rPr>
              <w:t xml:space="preserve"> es importante realizar procesos de evaluación sobre el sistema. Esta evaluación debe ser periódica y sistemática para determinar si el sistema está funcionando de la forma esperada</w:t>
            </w:r>
            <w:r w:rsidR="00AF423B">
              <w:rPr>
                <w:lang w:val="es-CO"/>
              </w:rPr>
              <w:t xml:space="preserve"> y</w:t>
            </w:r>
            <w:r>
              <w:rPr>
                <w:lang w:val="es-CO"/>
              </w:rPr>
              <w:t xml:space="preserve"> con eficiencia y si se está cumpliendo con los requerimientos y necesidades de la organización. La evaluación también permitirá identificar necesidades de actualización para dar respuesta a las necesidades cambiantes del proceso.</w:t>
            </w:r>
          </w:p>
          <w:p w14:paraId="4A332A5D" w14:textId="7483BA3F" w:rsidR="0097598E" w:rsidRPr="0097598E" w:rsidRDefault="0097598E" w:rsidP="0097598E">
            <w:pPr>
              <w:jc w:val="both"/>
              <w:rPr>
                <w:lang w:val="es-CO"/>
              </w:rPr>
            </w:pPr>
            <w:r>
              <w:rPr>
                <w:lang w:val="es-CO"/>
              </w:rPr>
              <w:t xml:space="preserve">Existen tres tipos de mantenimiento </w:t>
            </w:r>
            <w:r w:rsidR="005E7BF3">
              <w:rPr>
                <w:lang w:val="es-CO"/>
              </w:rPr>
              <w:t>para</w:t>
            </w:r>
            <w:r>
              <w:rPr>
                <w:lang w:val="es-CO"/>
              </w:rPr>
              <w:t xml:space="preserve"> considerar: depuración, actualización y adición de nuevas funcionalidades.</w:t>
            </w:r>
          </w:p>
        </w:tc>
      </w:tr>
      <w:tr w:rsidR="0097598E" w14:paraId="0CDE613C" w14:textId="77777777" w:rsidTr="001664B4">
        <w:trPr>
          <w:trHeight w:val="420"/>
        </w:trPr>
        <w:tc>
          <w:tcPr>
            <w:tcW w:w="1668" w:type="dxa"/>
            <w:shd w:val="clear" w:color="auto" w:fill="auto"/>
            <w:tcMar>
              <w:top w:w="100" w:type="dxa"/>
              <w:left w:w="100" w:type="dxa"/>
              <w:bottom w:w="100" w:type="dxa"/>
              <w:right w:w="100" w:type="dxa"/>
            </w:tcMar>
          </w:tcPr>
          <w:p w14:paraId="74B605FB" w14:textId="4391927C" w:rsidR="0097598E" w:rsidRDefault="0097598E" w:rsidP="001664B4">
            <w:pPr>
              <w:widowControl w:val="0"/>
              <w:spacing w:line="240" w:lineRule="auto"/>
              <w:ind w:right="-804"/>
              <w:rPr>
                <w:b/>
                <w:color w:val="999999"/>
              </w:rPr>
            </w:pPr>
            <w:r w:rsidRPr="001E6694">
              <w:rPr>
                <w:b/>
              </w:rPr>
              <w:lastRenderedPageBreak/>
              <w:t>1</w:t>
            </w:r>
          </w:p>
        </w:tc>
        <w:tc>
          <w:tcPr>
            <w:tcW w:w="8342" w:type="dxa"/>
            <w:shd w:val="clear" w:color="auto" w:fill="auto"/>
            <w:tcMar>
              <w:top w:w="100" w:type="dxa"/>
              <w:left w:w="100" w:type="dxa"/>
              <w:bottom w:w="100" w:type="dxa"/>
              <w:right w:w="100" w:type="dxa"/>
            </w:tcMar>
          </w:tcPr>
          <w:p w14:paraId="3E2B82DE" w14:textId="08103873" w:rsidR="0097598E" w:rsidRDefault="0097598E" w:rsidP="001E6694">
            <w:pPr>
              <w:jc w:val="both"/>
              <w:rPr>
                <w:color w:val="999999"/>
              </w:rPr>
            </w:pPr>
            <w:r w:rsidRPr="0097598E">
              <w:rPr>
                <w:b/>
                <w:bCs/>
                <w:lang w:val="es-CO"/>
              </w:rPr>
              <w:t>Depuración:</w:t>
            </w:r>
            <w:r>
              <w:rPr>
                <w:lang w:val="es-CO"/>
              </w:rPr>
              <w:t xml:space="preserve"> consiste en la detección, prueba y reparación de errores. Muchas de las fallas son corregidas durante el proceso de implementación, pero algun</w:t>
            </w:r>
            <w:r w:rsidR="005E7BF3">
              <w:rPr>
                <w:lang w:val="es-CO"/>
              </w:rPr>
              <w:t>a</w:t>
            </w:r>
            <w:r>
              <w:rPr>
                <w:lang w:val="es-CO"/>
              </w:rPr>
              <w:t>s solo se detectan en fase de producción</w:t>
            </w:r>
            <w:r w:rsidR="00265BA5">
              <w:rPr>
                <w:lang w:val="es-CO"/>
              </w:rPr>
              <w:t>. Así que</w:t>
            </w:r>
            <w:r>
              <w:rPr>
                <w:lang w:val="es-CO"/>
              </w:rPr>
              <w:t xml:space="preserve"> es necesario realizar los ajustes requeridos para que el </w:t>
            </w:r>
            <w:r w:rsidRPr="0097598E">
              <w:rPr>
                <w:i/>
                <w:iCs/>
                <w:lang w:val="es-CO"/>
              </w:rPr>
              <w:t xml:space="preserve">data </w:t>
            </w:r>
            <w:proofErr w:type="spellStart"/>
            <w:r w:rsidRPr="0097598E">
              <w:rPr>
                <w:i/>
                <w:iCs/>
                <w:lang w:val="es-CO"/>
              </w:rPr>
              <w:t>warehouse</w:t>
            </w:r>
            <w:proofErr w:type="spellEnd"/>
            <w:r>
              <w:rPr>
                <w:lang w:val="es-CO"/>
              </w:rPr>
              <w:t xml:space="preserve"> funcione de la forma esperada.</w:t>
            </w:r>
          </w:p>
        </w:tc>
        <w:tc>
          <w:tcPr>
            <w:tcW w:w="3402" w:type="dxa"/>
            <w:shd w:val="clear" w:color="auto" w:fill="auto"/>
            <w:tcMar>
              <w:top w:w="100" w:type="dxa"/>
              <w:left w:w="100" w:type="dxa"/>
              <w:bottom w:w="100" w:type="dxa"/>
              <w:right w:w="100" w:type="dxa"/>
            </w:tcMar>
          </w:tcPr>
          <w:p w14:paraId="46DE3E0F" w14:textId="77777777" w:rsidR="0097598E" w:rsidRDefault="00D84E63" w:rsidP="001664B4">
            <w:pPr>
              <w:widowControl w:val="0"/>
              <w:spacing w:line="240" w:lineRule="auto"/>
            </w:pPr>
            <w:r>
              <w:fldChar w:fldCharType="begin"/>
            </w:r>
            <w:r>
              <w:instrText xml:space="preserve"> INCLUDEPICTURE "https://www.shutterstock.com/image-vector/technology-application-development-debugging-code-260nw-1868752312.jpg" \* MERGEFORMATINET </w:instrText>
            </w:r>
            <w:r>
              <w:fldChar w:fldCharType="separate"/>
            </w:r>
            <w:r>
              <w:rPr>
                <w:noProof/>
                <w:lang w:val="en-US"/>
              </w:rPr>
              <w:drawing>
                <wp:inline distT="0" distB="0" distL="0" distR="0" wp14:anchorId="3123CA39" wp14:editId="6E57A131">
                  <wp:extent cx="2033270" cy="1567815"/>
                  <wp:effectExtent l="0" t="0" r="0" b="0"/>
                  <wp:docPr id="37" name="Imagen 37" descr="Tecnología de desarrollo de aplicaciones, depuración y prueba de código de software para errores y fallos de búsqueda. Concepto de datos de programación, análisis y codificación.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cnología de desarrollo de aplicaciones, depuración y prueba de código de software para errores y fallos de búsqueda. Concepto de datos de programación, análisis y codificación. Ilustración vectoria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33270" cy="1567815"/>
                          </a:xfrm>
                          <a:prstGeom prst="rect">
                            <a:avLst/>
                          </a:prstGeom>
                          <a:noFill/>
                          <a:ln>
                            <a:noFill/>
                          </a:ln>
                        </pic:spPr>
                      </pic:pic>
                    </a:graphicData>
                  </a:graphic>
                </wp:inline>
              </w:drawing>
            </w:r>
            <w:r>
              <w:fldChar w:fldCharType="end"/>
            </w:r>
          </w:p>
          <w:p w14:paraId="1E62A9DA" w14:textId="676CBE4F" w:rsidR="00D84E63" w:rsidRPr="0053666B" w:rsidRDefault="00D84E63" w:rsidP="00D84E63">
            <w:pPr>
              <w:pBdr>
                <w:top w:val="nil"/>
                <w:left w:val="nil"/>
                <w:bottom w:val="nil"/>
                <w:right w:val="nil"/>
                <w:between w:val="nil"/>
              </w:pBdr>
              <w:spacing w:after="120" w:line="240" w:lineRule="auto"/>
              <w:rPr>
                <w:i/>
                <w:sz w:val="18"/>
                <w:szCs w:val="18"/>
              </w:rPr>
            </w:pPr>
            <w:r>
              <w:t xml:space="preserve">Fuente: </w:t>
            </w:r>
            <w:hyperlink r:id="rId90" w:history="1">
              <w:r w:rsidRPr="00DE5E0F">
                <w:rPr>
                  <w:rStyle w:val="Hipervnculo"/>
                </w:rPr>
                <w:t>https://www.shutterstock.com/es/image-vector/technology-application-development-debugging-code-testing-1868752312</w:t>
              </w:r>
            </w:hyperlink>
            <w:r>
              <w:t xml:space="preserve"> </w:t>
            </w:r>
          </w:p>
          <w:p w14:paraId="4D89EF8A" w14:textId="3FB76CA8" w:rsidR="00865940" w:rsidRDefault="00865940" w:rsidP="00D84E63">
            <w:pPr>
              <w:spacing w:after="120"/>
              <w:rPr>
                <w:b/>
                <w:bCs/>
                <w:i/>
                <w:sz w:val="18"/>
                <w:szCs w:val="18"/>
              </w:rPr>
            </w:pPr>
          </w:p>
          <w:p w14:paraId="7AD0359B" w14:textId="086FAF38" w:rsidR="00865940" w:rsidRPr="00865940" w:rsidRDefault="00865940" w:rsidP="001E6694">
            <w:pPr>
              <w:spacing w:after="120" w:line="240" w:lineRule="auto"/>
              <w:rPr>
                <w:b/>
                <w:bCs/>
                <w:i/>
                <w:sz w:val="18"/>
                <w:szCs w:val="18"/>
              </w:rPr>
            </w:pPr>
            <w:commentRangeStart w:id="31"/>
            <w:r>
              <w:t xml:space="preserve">Nota: </w:t>
            </w:r>
            <w:commentRangeEnd w:id="31"/>
            <w:r>
              <w:rPr>
                <w:rStyle w:val="Refdecomentario"/>
              </w:rPr>
              <w:commentReference w:id="31"/>
            </w:r>
          </w:p>
          <w:p w14:paraId="1A710A4E" w14:textId="77777777" w:rsidR="00D84E63" w:rsidRDefault="00D84E63" w:rsidP="00D84E63">
            <w:pPr>
              <w:widowControl w:val="0"/>
              <w:spacing w:line="240" w:lineRule="auto"/>
            </w:pPr>
          </w:p>
          <w:p w14:paraId="116FE62F" w14:textId="368328D8" w:rsidR="00D84E63" w:rsidRDefault="00D84E63">
            <w:pPr>
              <w:widowControl w:val="0"/>
              <w:spacing w:line="240" w:lineRule="auto"/>
              <w:rPr>
                <w:b/>
                <w:color w:val="999999"/>
              </w:rPr>
            </w:pPr>
            <w:r>
              <w:rPr>
                <w:b/>
              </w:rPr>
              <w:t xml:space="preserve">Imagen: </w:t>
            </w:r>
            <w:r>
              <w:t>228131_i_22</w:t>
            </w:r>
          </w:p>
        </w:tc>
      </w:tr>
      <w:tr w:rsidR="0097598E" w14:paraId="35E4E0BD" w14:textId="77777777" w:rsidTr="001664B4">
        <w:trPr>
          <w:trHeight w:val="420"/>
        </w:trPr>
        <w:tc>
          <w:tcPr>
            <w:tcW w:w="1668" w:type="dxa"/>
            <w:shd w:val="clear" w:color="auto" w:fill="auto"/>
            <w:tcMar>
              <w:top w:w="100" w:type="dxa"/>
              <w:left w:w="100" w:type="dxa"/>
              <w:bottom w:w="100" w:type="dxa"/>
              <w:right w:w="100" w:type="dxa"/>
            </w:tcMar>
          </w:tcPr>
          <w:p w14:paraId="04D05A52" w14:textId="2E0AA530" w:rsidR="0097598E" w:rsidRDefault="00C43C7E" w:rsidP="001664B4">
            <w:pPr>
              <w:widowControl w:val="0"/>
              <w:spacing w:line="240" w:lineRule="auto"/>
              <w:ind w:right="-804"/>
              <w:rPr>
                <w:b/>
                <w:color w:val="999999"/>
              </w:rPr>
            </w:pPr>
            <w:r w:rsidRPr="001E6694">
              <w:rPr>
                <w:b/>
              </w:rPr>
              <w:t>2</w:t>
            </w:r>
          </w:p>
        </w:tc>
        <w:tc>
          <w:tcPr>
            <w:tcW w:w="8342" w:type="dxa"/>
            <w:shd w:val="clear" w:color="auto" w:fill="auto"/>
            <w:tcMar>
              <w:top w:w="100" w:type="dxa"/>
              <w:left w:w="100" w:type="dxa"/>
              <w:bottom w:w="100" w:type="dxa"/>
              <w:right w:w="100" w:type="dxa"/>
            </w:tcMar>
          </w:tcPr>
          <w:p w14:paraId="6A7681B7" w14:textId="27FCC388" w:rsidR="0097598E" w:rsidRDefault="0097598E" w:rsidP="001E6694">
            <w:pPr>
              <w:jc w:val="both"/>
              <w:rPr>
                <w:color w:val="999999"/>
              </w:rPr>
            </w:pPr>
            <w:r w:rsidRPr="0097598E">
              <w:rPr>
                <w:b/>
                <w:bCs/>
                <w:lang w:val="es-CO"/>
              </w:rPr>
              <w:t>Actualización:</w:t>
            </w:r>
            <w:r>
              <w:rPr>
                <w:lang w:val="es-CO"/>
              </w:rPr>
              <w:t xml:space="preserve"> las condiciones y necesidades de la organización cambian con el tiempo</w:t>
            </w:r>
            <w:r w:rsidR="006E3FEF">
              <w:rPr>
                <w:lang w:val="es-CO"/>
              </w:rPr>
              <w:t xml:space="preserve">. Por ende, </w:t>
            </w:r>
            <w:r>
              <w:rPr>
                <w:lang w:val="es-CO"/>
              </w:rPr>
              <w:t xml:space="preserve">es necesario que el </w:t>
            </w:r>
            <w:r w:rsidRPr="0097598E">
              <w:rPr>
                <w:i/>
                <w:iCs/>
                <w:lang w:val="es-CO"/>
              </w:rPr>
              <w:t xml:space="preserve">data </w:t>
            </w:r>
            <w:proofErr w:type="spellStart"/>
            <w:r w:rsidRPr="0097598E">
              <w:rPr>
                <w:i/>
                <w:iCs/>
                <w:lang w:val="es-CO"/>
              </w:rPr>
              <w:t>warehouse</w:t>
            </w:r>
            <w:proofErr w:type="spellEnd"/>
            <w:r>
              <w:rPr>
                <w:lang w:val="es-CO"/>
              </w:rPr>
              <w:t>, sus vistas y la información allí almacenada se adapten a estos cambios para que sea</w:t>
            </w:r>
            <w:r w:rsidR="006E3FEF">
              <w:rPr>
                <w:lang w:val="es-CO"/>
              </w:rPr>
              <w:t>n</w:t>
            </w:r>
            <w:r>
              <w:rPr>
                <w:lang w:val="es-CO"/>
              </w:rPr>
              <w:t xml:space="preserve"> de utilidad.</w:t>
            </w:r>
          </w:p>
        </w:tc>
        <w:tc>
          <w:tcPr>
            <w:tcW w:w="3402" w:type="dxa"/>
            <w:shd w:val="clear" w:color="auto" w:fill="auto"/>
            <w:tcMar>
              <w:top w:w="100" w:type="dxa"/>
              <w:left w:w="100" w:type="dxa"/>
              <w:bottom w:w="100" w:type="dxa"/>
              <w:right w:w="100" w:type="dxa"/>
            </w:tcMar>
          </w:tcPr>
          <w:p w14:paraId="545FBFC8" w14:textId="77777777" w:rsidR="0097598E" w:rsidRDefault="00D84E63" w:rsidP="00D84E63">
            <w:pPr>
              <w:widowControl w:val="0"/>
              <w:spacing w:line="240" w:lineRule="auto"/>
              <w:jc w:val="center"/>
            </w:pPr>
            <w:r>
              <w:fldChar w:fldCharType="begin"/>
            </w:r>
            <w:r>
              <w:instrText xml:space="preserve"> INCLUDEPICTURE "https://img.freepik.com/vector-gratis/ilustracion-concepto-actualizacion-sistema-operativo_114360-5629.jpg?t=st=1668574834~exp=1668575434~hmac=8ee6e3f01790e3f1a6cca5b8901e76d4f2b3726e200c77a938f6eac62211f5fe" \* MERGEFORMATINET </w:instrText>
            </w:r>
            <w:r>
              <w:fldChar w:fldCharType="separate"/>
            </w:r>
            <w:r>
              <w:rPr>
                <w:noProof/>
                <w:lang w:val="en-US"/>
              </w:rPr>
              <w:drawing>
                <wp:inline distT="0" distB="0" distL="0" distR="0" wp14:anchorId="05CA9B70" wp14:editId="2591A747">
                  <wp:extent cx="1352062" cy="1352062"/>
                  <wp:effectExtent l="0" t="0" r="0" b="0"/>
                  <wp:docPr id="38" name="Imagen 38" descr="Ilustración del concepto de actualización del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lustración del concepto de actualización del sistema operativo"/>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60846" cy="1360846"/>
                          </a:xfrm>
                          <a:prstGeom prst="rect">
                            <a:avLst/>
                          </a:prstGeom>
                          <a:noFill/>
                          <a:ln>
                            <a:noFill/>
                          </a:ln>
                        </pic:spPr>
                      </pic:pic>
                    </a:graphicData>
                  </a:graphic>
                </wp:inline>
              </w:drawing>
            </w:r>
            <w:r>
              <w:fldChar w:fldCharType="end"/>
            </w:r>
          </w:p>
          <w:p w14:paraId="49234B9B" w14:textId="77777777" w:rsidR="00D84E63" w:rsidRDefault="00D84E63" w:rsidP="00D84E63">
            <w:pPr>
              <w:widowControl w:val="0"/>
              <w:spacing w:line="240" w:lineRule="auto"/>
              <w:jc w:val="center"/>
            </w:pPr>
          </w:p>
          <w:p w14:paraId="6A184AC1" w14:textId="71BD6CDE" w:rsidR="00D84E63" w:rsidRPr="0053666B" w:rsidRDefault="00D84E63" w:rsidP="00D84E63">
            <w:pPr>
              <w:pBdr>
                <w:top w:val="nil"/>
                <w:left w:val="nil"/>
                <w:bottom w:val="nil"/>
                <w:right w:val="nil"/>
                <w:between w:val="nil"/>
              </w:pBdr>
              <w:spacing w:after="120" w:line="240" w:lineRule="auto"/>
              <w:rPr>
                <w:i/>
                <w:sz w:val="18"/>
                <w:szCs w:val="18"/>
              </w:rPr>
            </w:pPr>
            <w:r>
              <w:t xml:space="preserve">Fuente: </w:t>
            </w:r>
            <w:hyperlink r:id="rId92" w:anchor="query=actualizaci%C3%B3n&amp;position=3&amp;from_view=search&amp;track=sph" w:history="1">
              <w:r w:rsidRPr="00DE5E0F">
                <w:rPr>
                  <w:rStyle w:val="Hipervnculo"/>
                </w:rPr>
                <w:t>https://www.freepik.es/vector-gratis/ilustracion-concepto-actualizacion-sistema-operativo_13416255.htm#query=actualizaci%C3%B3n&amp;position=3&amp;from_view=search&amp;track=sph</w:t>
              </w:r>
            </w:hyperlink>
            <w:r>
              <w:t xml:space="preserve"> </w:t>
            </w:r>
          </w:p>
          <w:p w14:paraId="06CCC104" w14:textId="77777777" w:rsidR="00865940" w:rsidRDefault="00865940" w:rsidP="00D84E63">
            <w:pPr>
              <w:spacing w:after="120"/>
              <w:rPr>
                <w:b/>
                <w:bCs/>
                <w:i/>
                <w:sz w:val="18"/>
                <w:szCs w:val="18"/>
              </w:rPr>
            </w:pPr>
          </w:p>
          <w:p w14:paraId="78156DF9" w14:textId="77777777" w:rsidR="00865940" w:rsidRPr="00702C7D" w:rsidRDefault="00865940" w:rsidP="00865940">
            <w:pPr>
              <w:spacing w:after="120" w:line="240" w:lineRule="auto"/>
              <w:rPr>
                <w:b/>
                <w:bCs/>
                <w:i/>
                <w:sz w:val="18"/>
                <w:szCs w:val="18"/>
              </w:rPr>
            </w:pPr>
            <w:commentRangeStart w:id="32"/>
            <w:r>
              <w:t xml:space="preserve">Nota: </w:t>
            </w:r>
            <w:commentRangeEnd w:id="32"/>
            <w:r>
              <w:rPr>
                <w:rStyle w:val="Refdecomentario"/>
              </w:rPr>
              <w:commentReference w:id="32"/>
            </w:r>
          </w:p>
          <w:p w14:paraId="488B74A2" w14:textId="77777777" w:rsidR="00D84E63" w:rsidRDefault="00D84E63" w:rsidP="00D84E63">
            <w:pPr>
              <w:widowControl w:val="0"/>
              <w:spacing w:line="240" w:lineRule="auto"/>
            </w:pPr>
          </w:p>
          <w:p w14:paraId="0A9CA14E" w14:textId="57B11FCA" w:rsidR="00D84E63" w:rsidRDefault="00D84E63" w:rsidP="001E6694">
            <w:pPr>
              <w:widowControl w:val="0"/>
              <w:spacing w:line="240" w:lineRule="auto"/>
              <w:rPr>
                <w:b/>
                <w:color w:val="999999"/>
              </w:rPr>
            </w:pPr>
            <w:r>
              <w:rPr>
                <w:b/>
              </w:rPr>
              <w:t xml:space="preserve">Imagen: </w:t>
            </w:r>
            <w:r>
              <w:t>228131_i_23</w:t>
            </w:r>
          </w:p>
        </w:tc>
      </w:tr>
      <w:tr w:rsidR="0097598E" w14:paraId="1DD610AC" w14:textId="77777777" w:rsidTr="001664B4">
        <w:trPr>
          <w:trHeight w:val="420"/>
        </w:trPr>
        <w:tc>
          <w:tcPr>
            <w:tcW w:w="1668" w:type="dxa"/>
            <w:shd w:val="clear" w:color="auto" w:fill="auto"/>
            <w:tcMar>
              <w:top w:w="100" w:type="dxa"/>
              <w:left w:w="100" w:type="dxa"/>
              <w:bottom w:w="100" w:type="dxa"/>
              <w:right w:w="100" w:type="dxa"/>
            </w:tcMar>
          </w:tcPr>
          <w:p w14:paraId="3B6BCF76" w14:textId="040C3110" w:rsidR="0097598E" w:rsidRDefault="00C43C7E" w:rsidP="001664B4">
            <w:pPr>
              <w:widowControl w:val="0"/>
              <w:spacing w:line="240" w:lineRule="auto"/>
              <w:ind w:right="-804"/>
              <w:rPr>
                <w:b/>
                <w:color w:val="999999"/>
              </w:rPr>
            </w:pPr>
            <w:r w:rsidRPr="001E6694">
              <w:rPr>
                <w:b/>
              </w:rPr>
              <w:lastRenderedPageBreak/>
              <w:t>3</w:t>
            </w:r>
          </w:p>
        </w:tc>
        <w:tc>
          <w:tcPr>
            <w:tcW w:w="8342" w:type="dxa"/>
            <w:shd w:val="clear" w:color="auto" w:fill="auto"/>
            <w:tcMar>
              <w:top w:w="100" w:type="dxa"/>
              <w:left w:w="100" w:type="dxa"/>
              <w:bottom w:w="100" w:type="dxa"/>
              <w:right w:w="100" w:type="dxa"/>
            </w:tcMar>
          </w:tcPr>
          <w:p w14:paraId="2C557288" w14:textId="1C37F2D2" w:rsidR="0097598E" w:rsidRDefault="0097598E" w:rsidP="001664B4">
            <w:pPr>
              <w:widowControl w:val="0"/>
              <w:spacing w:line="240" w:lineRule="auto"/>
              <w:rPr>
                <w:color w:val="999999"/>
              </w:rPr>
            </w:pPr>
            <w:r w:rsidRPr="0097598E">
              <w:rPr>
                <w:b/>
                <w:bCs/>
                <w:lang w:val="es-CO"/>
              </w:rPr>
              <w:t>Adición:</w:t>
            </w:r>
            <w:r>
              <w:rPr>
                <w:lang w:val="es-CO"/>
              </w:rPr>
              <w:t xml:space="preserve"> en algunos casos puede ser necesario agregar nuevas funcionalidades o vistas en el </w:t>
            </w:r>
            <w:r w:rsidRPr="001E6694">
              <w:rPr>
                <w:i/>
                <w:iCs/>
                <w:lang w:val="es-CO"/>
              </w:rPr>
              <w:t xml:space="preserve">data </w:t>
            </w:r>
            <w:proofErr w:type="spellStart"/>
            <w:r w:rsidRPr="001E6694">
              <w:rPr>
                <w:i/>
                <w:iCs/>
                <w:lang w:val="es-CO"/>
              </w:rPr>
              <w:t>warehouse</w:t>
            </w:r>
            <w:proofErr w:type="spellEnd"/>
            <w:r w:rsidR="006E3FEF">
              <w:rPr>
                <w:iCs/>
                <w:lang w:val="es-CO"/>
              </w:rPr>
              <w:t>,</w:t>
            </w:r>
            <w:r>
              <w:rPr>
                <w:lang w:val="es-CO"/>
              </w:rPr>
              <w:t xml:space="preserve"> sin afectar su funcionamiento.</w:t>
            </w:r>
          </w:p>
        </w:tc>
        <w:tc>
          <w:tcPr>
            <w:tcW w:w="3402" w:type="dxa"/>
            <w:shd w:val="clear" w:color="auto" w:fill="auto"/>
            <w:tcMar>
              <w:top w:w="100" w:type="dxa"/>
              <w:left w:w="100" w:type="dxa"/>
              <w:bottom w:w="100" w:type="dxa"/>
              <w:right w:w="100" w:type="dxa"/>
            </w:tcMar>
          </w:tcPr>
          <w:p w14:paraId="44971327" w14:textId="77777777" w:rsidR="0097598E" w:rsidRDefault="00D84E63" w:rsidP="001664B4">
            <w:pPr>
              <w:widowControl w:val="0"/>
              <w:spacing w:line="240" w:lineRule="auto"/>
            </w:pPr>
            <w:r>
              <w:fldChar w:fldCharType="begin"/>
            </w:r>
            <w:r>
              <w:instrText xml:space="preserve"> INCLUDEPICTURE "https://img.freepik.com/vector-gratis/concepto-ciudad-inteligente-digital-transmision-procesamiento-big-data-almacen-centro-datos_39422-780.jpg?t=st=1668574959~exp=1668575559~hmac=87ec5e4d93d16de6c90f44e59a07bf553c74584c916553d6e567fdab09d653c4" \* MERGEFORMATINET </w:instrText>
            </w:r>
            <w:r>
              <w:fldChar w:fldCharType="separate"/>
            </w:r>
            <w:r>
              <w:rPr>
                <w:noProof/>
                <w:lang w:val="en-US"/>
              </w:rPr>
              <w:drawing>
                <wp:inline distT="0" distB="0" distL="0" distR="0" wp14:anchorId="67E32585" wp14:editId="1E32B9AE">
                  <wp:extent cx="2033270" cy="1527175"/>
                  <wp:effectExtent l="0" t="0" r="0" b="0"/>
                  <wp:docPr id="39" name="Imagen 39" descr="Concepto de ciudad inteligente digital, transmisión y procesamiento de big data, almacén de centr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cepto de ciudad inteligente digital, transmisión y procesamiento de big data, almacén de centro de datos"/>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33270" cy="1527175"/>
                          </a:xfrm>
                          <a:prstGeom prst="rect">
                            <a:avLst/>
                          </a:prstGeom>
                          <a:noFill/>
                          <a:ln>
                            <a:noFill/>
                          </a:ln>
                        </pic:spPr>
                      </pic:pic>
                    </a:graphicData>
                  </a:graphic>
                </wp:inline>
              </w:drawing>
            </w:r>
            <w:r>
              <w:fldChar w:fldCharType="end"/>
            </w:r>
          </w:p>
          <w:p w14:paraId="3F0608FA" w14:textId="38A026ED" w:rsidR="00D84E63" w:rsidRPr="0053666B" w:rsidRDefault="00D84E63" w:rsidP="00D84E63">
            <w:pPr>
              <w:pBdr>
                <w:top w:val="nil"/>
                <w:left w:val="nil"/>
                <w:bottom w:val="nil"/>
                <w:right w:val="nil"/>
                <w:between w:val="nil"/>
              </w:pBdr>
              <w:spacing w:after="120" w:line="240" w:lineRule="auto"/>
              <w:rPr>
                <w:i/>
                <w:sz w:val="18"/>
                <w:szCs w:val="18"/>
              </w:rPr>
            </w:pPr>
            <w:r>
              <w:t xml:space="preserve">Fuente: </w:t>
            </w:r>
            <w:hyperlink r:id="rId94" w:anchor="query=vistas%20data%20warehouse&amp;position=0&amp;from_view=search&amp;track=sph" w:history="1">
              <w:r w:rsidR="00B540F0" w:rsidRPr="00DE5E0F">
                <w:rPr>
                  <w:rStyle w:val="Hipervnculo"/>
                </w:rPr>
                <w:t>https://www.freepik.es/vector-gratis/concepto-ciudad-inteligente-digital-transmision-procesamiento-big-data-almacen-centro-</w:t>
              </w:r>
              <w:r w:rsidR="00B540F0" w:rsidRPr="00DE5E0F">
                <w:rPr>
                  <w:rStyle w:val="Hipervnculo"/>
                </w:rPr>
                <w:lastRenderedPageBreak/>
                <w:t>datos_3629619.htm#query=vistas%20data%20warehouse&amp;position=0&amp;from_view=search&amp;track=sph</w:t>
              </w:r>
            </w:hyperlink>
            <w:r w:rsidR="00B540F0">
              <w:t xml:space="preserve"> </w:t>
            </w:r>
          </w:p>
          <w:p w14:paraId="730248D3" w14:textId="77777777" w:rsidR="00865940" w:rsidRPr="001E6694" w:rsidRDefault="00865940" w:rsidP="00D84E63">
            <w:pPr>
              <w:spacing w:after="120"/>
              <w:rPr>
                <w:b/>
                <w:bCs/>
                <w:i/>
              </w:rPr>
            </w:pPr>
          </w:p>
          <w:p w14:paraId="36F6BB74" w14:textId="77777777" w:rsidR="00865940" w:rsidRPr="00702C7D" w:rsidRDefault="00865940" w:rsidP="00865940">
            <w:pPr>
              <w:spacing w:after="120" w:line="240" w:lineRule="auto"/>
              <w:rPr>
                <w:b/>
                <w:bCs/>
                <w:i/>
                <w:sz w:val="18"/>
                <w:szCs w:val="18"/>
              </w:rPr>
            </w:pPr>
            <w:commentRangeStart w:id="33"/>
            <w:r>
              <w:t xml:space="preserve">Nota: </w:t>
            </w:r>
            <w:commentRangeEnd w:id="33"/>
            <w:r>
              <w:rPr>
                <w:rStyle w:val="Refdecomentario"/>
              </w:rPr>
              <w:commentReference w:id="33"/>
            </w:r>
          </w:p>
          <w:p w14:paraId="7C416E0A" w14:textId="77777777" w:rsidR="00D84E63" w:rsidRDefault="00D84E63" w:rsidP="00D84E63">
            <w:pPr>
              <w:widowControl w:val="0"/>
              <w:spacing w:line="240" w:lineRule="auto"/>
            </w:pPr>
          </w:p>
          <w:p w14:paraId="373F98CF" w14:textId="3ABC676A" w:rsidR="00D84E63" w:rsidRDefault="00D84E63">
            <w:pPr>
              <w:widowControl w:val="0"/>
              <w:spacing w:line="240" w:lineRule="auto"/>
              <w:rPr>
                <w:b/>
                <w:color w:val="999999"/>
              </w:rPr>
            </w:pPr>
            <w:r>
              <w:rPr>
                <w:b/>
              </w:rPr>
              <w:t xml:space="preserve">Imagen: </w:t>
            </w:r>
            <w:r>
              <w:t>228131_i_24</w:t>
            </w:r>
          </w:p>
        </w:tc>
      </w:tr>
    </w:tbl>
    <w:p w14:paraId="0D5C44FE" w14:textId="5D6B734A" w:rsidR="00867F4E" w:rsidRDefault="00867F4E" w:rsidP="00B540F0">
      <w:pPr>
        <w:jc w:val="both"/>
        <w:rPr>
          <w:lang w:val="es-ES"/>
        </w:rPr>
      </w:pPr>
    </w:p>
    <w:p w14:paraId="7E32B865" w14:textId="02A55663" w:rsidR="00470B69" w:rsidRDefault="00470B69" w:rsidP="00B540F0">
      <w:pPr>
        <w:jc w:val="both"/>
        <w:rPr>
          <w:lang w:val="es-ES"/>
        </w:rPr>
      </w:pPr>
      <w:r>
        <w:rPr>
          <w:lang w:val="es-ES"/>
        </w:rPr>
        <w:br w:type="page"/>
      </w:r>
    </w:p>
    <w:p w14:paraId="27CF7CD9" w14:textId="5A1310B0" w:rsidR="00867F4E" w:rsidRDefault="004C1C58">
      <w:pPr>
        <w:spacing w:after="120" w:line="240" w:lineRule="auto"/>
        <w:rPr>
          <w:b/>
        </w:rPr>
      </w:pPr>
      <w:r>
        <w:rPr>
          <w:b/>
        </w:rPr>
        <w:lastRenderedPageBreak/>
        <w:t>Síntesis</w:t>
      </w:r>
    </w:p>
    <w:p w14:paraId="777604A5" w14:textId="059D1E1D" w:rsidR="00270B2B" w:rsidRDefault="00270B2B">
      <w:pPr>
        <w:spacing w:after="120" w:line="240" w:lineRule="auto"/>
        <w:rPr>
          <w:b/>
        </w:rPr>
      </w:pPr>
    </w:p>
    <w:tbl>
      <w:tblPr>
        <w:tblW w:w="13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40"/>
      </w:tblGrid>
      <w:tr w:rsidR="00270B2B" w14:paraId="410DC2A6" w14:textId="77777777" w:rsidTr="001664B4">
        <w:tc>
          <w:tcPr>
            <w:tcW w:w="2122" w:type="dxa"/>
            <w:shd w:val="clear" w:color="auto" w:fill="C6D9F1"/>
          </w:tcPr>
          <w:p w14:paraId="2F4668D3" w14:textId="77777777" w:rsidR="00270B2B" w:rsidRDefault="00270B2B" w:rsidP="001664B4">
            <w:pPr>
              <w:jc w:val="center"/>
              <w:rPr>
                <w:b/>
              </w:rPr>
            </w:pPr>
            <w:r>
              <w:rPr>
                <w:b/>
              </w:rPr>
              <w:t>Tipo de recurso</w:t>
            </w:r>
          </w:p>
        </w:tc>
        <w:tc>
          <w:tcPr>
            <w:tcW w:w="11340" w:type="dxa"/>
            <w:shd w:val="clear" w:color="auto" w:fill="C6D9F1"/>
          </w:tcPr>
          <w:p w14:paraId="3B302525" w14:textId="77777777" w:rsidR="00270B2B" w:rsidRPr="00470B69" w:rsidRDefault="00270B2B" w:rsidP="001664B4">
            <w:pPr>
              <w:jc w:val="center"/>
            </w:pPr>
            <w:r w:rsidRPr="001E6694">
              <w:t>Síntesis</w:t>
            </w:r>
          </w:p>
        </w:tc>
      </w:tr>
      <w:tr w:rsidR="00270B2B" w14:paraId="14CFBC2D" w14:textId="77777777" w:rsidTr="001664B4">
        <w:tc>
          <w:tcPr>
            <w:tcW w:w="13462" w:type="dxa"/>
            <w:gridSpan w:val="2"/>
          </w:tcPr>
          <w:p w14:paraId="0C8C940E" w14:textId="77777777" w:rsidR="00270B2B" w:rsidRDefault="00270B2B" w:rsidP="001664B4">
            <w:r>
              <w:t>Gestión analítica de datos</w:t>
            </w:r>
          </w:p>
          <w:p w14:paraId="323ACCCE" w14:textId="75136177" w:rsidR="00270B2B" w:rsidRDefault="00270B2B">
            <w:r>
              <w:t xml:space="preserve">Síntesis: </w:t>
            </w:r>
            <w:r w:rsidR="00AB7ED1">
              <w:t>p</w:t>
            </w:r>
            <w:r>
              <w:t>rocesos ETL (</w:t>
            </w:r>
            <w:r w:rsidR="00AB7ED1">
              <w:t>e</w:t>
            </w:r>
            <w:r>
              <w:t xml:space="preserve">xtracción, </w:t>
            </w:r>
            <w:r w:rsidR="00AB7ED1">
              <w:t>t</w:t>
            </w:r>
            <w:r>
              <w:t xml:space="preserve">ransformación y </w:t>
            </w:r>
            <w:r w:rsidR="00AB7ED1">
              <w:t>c</w:t>
            </w:r>
            <w:r>
              <w:t>arga)</w:t>
            </w:r>
          </w:p>
        </w:tc>
      </w:tr>
      <w:tr w:rsidR="00270B2B" w14:paraId="693F7CBD" w14:textId="77777777" w:rsidTr="001664B4">
        <w:tc>
          <w:tcPr>
            <w:tcW w:w="2122" w:type="dxa"/>
            <w:shd w:val="clear" w:color="auto" w:fill="C6D9F1"/>
          </w:tcPr>
          <w:p w14:paraId="4F27FF75" w14:textId="038F0ADE" w:rsidR="00270B2B" w:rsidRDefault="00270B2B">
            <w:pPr>
              <w:rPr>
                <w:color w:val="BFBFBF"/>
              </w:rPr>
            </w:pPr>
            <w:r>
              <w:rPr>
                <w:b/>
              </w:rPr>
              <w:t>Introducción</w:t>
            </w:r>
          </w:p>
        </w:tc>
        <w:tc>
          <w:tcPr>
            <w:tcW w:w="11340" w:type="dxa"/>
          </w:tcPr>
          <w:p w14:paraId="4C8018AD" w14:textId="234D7F12" w:rsidR="00270B2B" w:rsidRDefault="00270B2B">
            <w:r>
              <w:t>En la siguiente figura se encuentra</w:t>
            </w:r>
            <w:r w:rsidR="001F7EF7">
              <w:t>n</w:t>
            </w:r>
            <w:r>
              <w:t xml:space="preserve"> </w:t>
            </w:r>
            <w:r w:rsidR="001F7EF7">
              <w:t>a manera de síntesis</w:t>
            </w:r>
            <w:r>
              <w:t xml:space="preserve"> todos los temas vistos y aprendidos en este componente formativo,</w:t>
            </w:r>
            <w:r w:rsidR="001F7EF7">
              <w:t xml:space="preserve"> lo que</w:t>
            </w:r>
            <w:r>
              <w:t xml:space="preserve"> servirá como guía para recordar cada contenido y así realizar de manera satisfactoria las respectivas actividades a desarrollar.</w:t>
            </w:r>
          </w:p>
        </w:tc>
      </w:tr>
      <w:tr w:rsidR="00270B2B" w14:paraId="7CA651D7" w14:textId="77777777" w:rsidTr="001664B4">
        <w:tc>
          <w:tcPr>
            <w:tcW w:w="13462" w:type="dxa"/>
            <w:gridSpan w:val="2"/>
          </w:tcPr>
          <w:p w14:paraId="43A13AF9" w14:textId="7F212737" w:rsidR="00270B2B" w:rsidRPr="001E6694" w:rsidRDefault="00270B2B" w:rsidP="001664B4">
            <w:pPr>
              <w:rPr>
                <w:b/>
                <w:bCs/>
              </w:rPr>
            </w:pPr>
            <w:bookmarkStart w:id="34" w:name="_heading=h.ias2qao02f7a" w:colFirst="0" w:colLast="0"/>
            <w:bookmarkEnd w:id="34"/>
            <w:r w:rsidRPr="001E6694">
              <w:rPr>
                <w:b/>
                <w:bCs/>
              </w:rPr>
              <w:t xml:space="preserve">Figura </w:t>
            </w:r>
            <w:r w:rsidR="00E97043" w:rsidRPr="001E6694">
              <w:rPr>
                <w:b/>
                <w:bCs/>
              </w:rPr>
              <w:t>3</w:t>
            </w:r>
          </w:p>
          <w:p w14:paraId="2A55B1F4" w14:textId="4D0DBB5F" w:rsidR="00FD1A30" w:rsidRPr="001E6694" w:rsidRDefault="00B82107" w:rsidP="001664B4">
            <w:pPr>
              <w:rPr>
                <w:i/>
                <w:iCs/>
                <w:sz w:val="20"/>
                <w:szCs w:val="20"/>
              </w:rPr>
            </w:pPr>
            <w:r w:rsidRPr="001E6694">
              <w:rPr>
                <w:i/>
                <w:iCs/>
              </w:rPr>
              <w:t xml:space="preserve">Síntesis </w:t>
            </w:r>
            <w:r w:rsidR="001F7EF7">
              <w:rPr>
                <w:i/>
                <w:iCs/>
              </w:rPr>
              <w:t xml:space="preserve">de </w:t>
            </w:r>
            <w:r w:rsidRPr="001E6694">
              <w:rPr>
                <w:i/>
                <w:iCs/>
              </w:rPr>
              <w:t>p</w:t>
            </w:r>
            <w:r w:rsidR="00FD1A30" w:rsidRPr="001E6694">
              <w:rPr>
                <w:i/>
                <w:iCs/>
              </w:rPr>
              <w:t>rocesos ETL (</w:t>
            </w:r>
            <w:r w:rsidR="003E349E">
              <w:rPr>
                <w:i/>
                <w:iCs/>
              </w:rPr>
              <w:t>e</w:t>
            </w:r>
            <w:r w:rsidR="00FD1A30" w:rsidRPr="001E6694">
              <w:rPr>
                <w:i/>
                <w:iCs/>
              </w:rPr>
              <w:t xml:space="preserve">xtracción, </w:t>
            </w:r>
            <w:r w:rsidR="003E349E">
              <w:rPr>
                <w:i/>
                <w:iCs/>
              </w:rPr>
              <w:t>t</w:t>
            </w:r>
            <w:r w:rsidR="00FD1A30" w:rsidRPr="001E6694">
              <w:rPr>
                <w:i/>
                <w:iCs/>
              </w:rPr>
              <w:t xml:space="preserve">ransformación y </w:t>
            </w:r>
            <w:r w:rsidR="003E349E">
              <w:rPr>
                <w:i/>
                <w:iCs/>
              </w:rPr>
              <w:t>c</w:t>
            </w:r>
            <w:r w:rsidR="00FD1A30" w:rsidRPr="001E6694">
              <w:rPr>
                <w:i/>
                <w:iCs/>
              </w:rPr>
              <w:t>arga)</w:t>
            </w:r>
          </w:p>
          <w:p w14:paraId="1B49E36B" w14:textId="2F86168D" w:rsidR="00270B2B" w:rsidRPr="00270B2B" w:rsidRDefault="00270B2B" w:rsidP="001E6694">
            <w:pPr>
              <w:jc w:val="center"/>
            </w:pPr>
            <w:commentRangeStart w:id="35"/>
            <w:r>
              <w:rPr>
                <w:noProof/>
                <w:color w:val="FF0000"/>
                <w:lang w:val="en-US"/>
              </w:rPr>
              <w:drawing>
                <wp:inline distT="0" distB="0" distL="0" distR="0" wp14:anchorId="642E4179" wp14:editId="35005913">
                  <wp:extent cx="4695825" cy="2472337"/>
                  <wp:effectExtent l="0" t="0" r="0" b="444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706918" cy="2478178"/>
                          </a:xfrm>
                          <a:prstGeom prst="rect">
                            <a:avLst/>
                          </a:prstGeom>
                        </pic:spPr>
                      </pic:pic>
                    </a:graphicData>
                  </a:graphic>
                </wp:inline>
              </w:drawing>
            </w:r>
            <w:commentRangeEnd w:id="35"/>
            <w:r>
              <w:rPr>
                <w:rStyle w:val="Refdecomentario"/>
              </w:rPr>
              <w:commentReference w:id="35"/>
            </w:r>
          </w:p>
        </w:tc>
      </w:tr>
    </w:tbl>
    <w:p w14:paraId="464DE023" w14:textId="345583FB" w:rsidR="004C1C58" w:rsidRDefault="004C1C58">
      <w:pPr>
        <w:spacing w:after="120" w:line="240" w:lineRule="auto"/>
        <w:rPr>
          <w:color w:val="FF0000"/>
        </w:rPr>
      </w:pPr>
      <w:r>
        <w:rPr>
          <w:color w:val="FF0000"/>
        </w:rPr>
        <w:br w:type="page"/>
      </w:r>
    </w:p>
    <w:p w14:paraId="349C878A" w14:textId="4159716A" w:rsidR="00867F4E" w:rsidRDefault="004C1C58">
      <w:pPr>
        <w:spacing w:after="120" w:line="240" w:lineRule="auto"/>
        <w:rPr>
          <w:b/>
        </w:rPr>
      </w:pPr>
      <w:r>
        <w:rPr>
          <w:b/>
        </w:rPr>
        <w:lastRenderedPageBreak/>
        <w:t>Actividad interactiva</w:t>
      </w:r>
    </w:p>
    <w:p w14:paraId="1F60CDD8" w14:textId="77777777" w:rsidR="004C1C58" w:rsidRDefault="004C1C58">
      <w:pPr>
        <w:spacing w:after="120" w:line="240" w:lineRule="auto"/>
        <w:rPr>
          <w:b/>
        </w:rPr>
      </w:pPr>
    </w:p>
    <w:tbl>
      <w:tblPr>
        <w:tblW w:w="13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974"/>
      </w:tblGrid>
      <w:tr w:rsidR="0096231B" w14:paraId="1599305A" w14:textId="77777777" w:rsidTr="00D84E87">
        <w:trPr>
          <w:trHeight w:val="460"/>
        </w:trPr>
        <w:tc>
          <w:tcPr>
            <w:tcW w:w="1776" w:type="dxa"/>
            <w:shd w:val="clear" w:color="auto" w:fill="C9DAF8"/>
            <w:tcMar>
              <w:top w:w="100" w:type="dxa"/>
              <w:left w:w="100" w:type="dxa"/>
              <w:bottom w:w="100" w:type="dxa"/>
              <w:right w:w="100" w:type="dxa"/>
            </w:tcMar>
          </w:tcPr>
          <w:p w14:paraId="338AD53D" w14:textId="77777777" w:rsidR="0096231B" w:rsidRDefault="0096231B" w:rsidP="001664B4">
            <w:pPr>
              <w:widowControl w:val="0"/>
              <w:spacing w:line="240" w:lineRule="auto"/>
              <w:jc w:val="center"/>
              <w:rPr>
                <w:b/>
              </w:rPr>
            </w:pPr>
            <w:r>
              <w:rPr>
                <w:b/>
              </w:rPr>
              <w:t>Tipo de recurso</w:t>
            </w:r>
          </w:p>
        </w:tc>
        <w:tc>
          <w:tcPr>
            <w:tcW w:w="11964" w:type="dxa"/>
            <w:gridSpan w:val="2"/>
            <w:shd w:val="clear" w:color="auto" w:fill="C9DAF8"/>
            <w:tcMar>
              <w:top w:w="100" w:type="dxa"/>
              <w:left w:w="100" w:type="dxa"/>
              <w:bottom w:w="100" w:type="dxa"/>
              <w:right w:w="100" w:type="dxa"/>
            </w:tcMar>
          </w:tcPr>
          <w:p w14:paraId="70234EF6" w14:textId="77777777" w:rsidR="0096231B" w:rsidRDefault="0096231B" w:rsidP="001664B4">
            <w:pPr>
              <w:pStyle w:val="Ttulo"/>
              <w:widowControl w:val="0"/>
              <w:spacing w:line="240" w:lineRule="auto"/>
              <w:jc w:val="center"/>
              <w:rPr>
                <w:sz w:val="22"/>
                <w:szCs w:val="22"/>
              </w:rPr>
            </w:pPr>
            <w:bookmarkStart w:id="36" w:name="_heading=h.lnxbz9" w:colFirst="0" w:colLast="0"/>
            <w:bookmarkEnd w:id="36"/>
            <w:r>
              <w:rPr>
                <w:sz w:val="22"/>
                <w:szCs w:val="22"/>
              </w:rPr>
              <w:t>Actividad didáctica. Arrastrar y soltar</w:t>
            </w:r>
          </w:p>
        </w:tc>
      </w:tr>
      <w:tr w:rsidR="0096231B" w14:paraId="75C96AB0" w14:textId="77777777" w:rsidTr="00D84E87">
        <w:trPr>
          <w:trHeight w:val="420"/>
        </w:trPr>
        <w:tc>
          <w:tcPr>
            <w:tcW w:w="8766" w:type="dxa"/>
            <w:gridSpan w:val="2"/>
            <w:shd w:val="clear" w:color="auto" w:fill="auto"/>
            <w:tcMar>
              <w:top w:w="100" w:type="dxa"/>
              <w:left w:w="100" w:type="dxa"/>
              <w:bottom w:w="100" w:type="dxa"/>
              <w:right w:w="100" w:type="dxa"/>
            </w:tcMar>
          </w:tcPr>
          <w:p w14:paraId="7D7060D7" w14:textId="6003FDE0" w:rsidR="005A7FC6" w:rsidRPr="001E6694" w:rsidRDefault="0096231B" w:rsidP="001E6694">
            <w:pPr>
              <w:widowControl w:val="0"/>
              <w:rPr>
                <w:rFonts w:asciiTheme="minorBidi" w:hAnsiTheme="minorBidi" w:cstheme="minorBidi"/>
                <w:color w:val="000000"/>
              </w:rPr>
            </w:pPr>
            <w:r w:rsidRPr="001E6694">
              <w:rPr>
                <w:rFonts w:asciiTheme="minorBidi" w:hAnsiTheme="minorBidi" w:cstheme="minorBidi"/>
                <w:color w:val="000000"/>
              </w:rPr>
              <w:t>Apreciado aprendiz, a continuación, encontrará una actividad didáctica para afianzar los conceptos y aprendizajes del componente de formación 15</w:t>
            </w:r>
            <w:r w:rsidR="005B56F9">
              <w:rPr>
                <w:rFonts w:asciiTheme="minorBidi" w:hAnsiTheme="minorBidi" w:cstheme="minorBidi"/>
                <w:color w:val="000000"/>
              </w:rPr>
              <w:t>:</w:t>
            </w:r>
            <w:r w:rsidRPr="001E6694">
              <w:rPr>
                <w:rFonts w:asciiTheme="minorBidi" w:hAnsiTheme="minorBidi" w:cstheme="minorBidi"/>
                <w:color w:val="000000"/>
              </w:rPr>
              <w:t xml:space="preserve"> </w:t>
            </w:r>
            <w:r w:rsidR="005B56F9">
              <w:rPr>
                <w:rFonts w:asciiTheme="minorBidi" w:hAnsiTheme="minorBidi" w:cstheme="minorBidi"/>
                <w:color w:val="000000"/>
              </w:rPr>
              <w:t>“</w:t>
            </w:r>
            <w:r w:rsidR="005B56F9" w:rsidRPr="005B56F9">
              <w:rPr>
                <w:rFonts w:asciiTheme="minorBidi" w:hAnsiTheme="minorBidi" w:cstheme="minorBidi"/>
                <w:color w:val="000000"/>
              </w:rPr>
              <w:t>Procesos ETL (extracción, transformación y carga)</w:t>
            </w:r>
            <w:r w:rsidR="005B56F9">
              <w:rPr>
                <w:rFonts w:asciiTheme="minorBidi" w:hAnsiTheme="minorBidi" w:cstheme="minorBidi"/>
                <w:color w:val="000000"/>
              </w:rPr>
              <w:t>”</w:t>
            </w:r>
            <w:r w:rsidRPr="001E6694">
              <w:rPr>
                <w:rFonts w:asciiTheme="minorBidi" w:hAnsiTheme="minorBidi" w:cstheme="minorBidi"/>
                <w:color w:val="000000"/>
              </w:rPr>
              <w:t>. Lea con cuidado cada definición y arrástrela al concepto correcto.</w:t>
            </w:r>
          </w:p>
          <w:p w14:paraId="4211818E" w14:textId="781A6400" w:rsidR="005A7FC6" w:rsidRPr="001E6694" w:rsidRDefault="005A7FC6">
            <w:pPr>
              <w:widowControl w:val="0"/>
              <w:rPr>
                <w:rFonts w:asciiTheme="minorBidi" w:hAnsiTheme="minorBidi" w:cstheme="minorBidi"/>
                <w:color w:val="000000" w:themeColor="text1"/>
              </w:rPr>
            </w:pPr>
            <w:r w:rsidRPr="001E6694">
              <w:rPr>
                <w:rFonts w:asciiTheme="minorBidi" w:hAnsiTheme="minorBidi" w:cstheme="minorBidi"/>
                <w:b/>
                <w:bCs/>
                <w:color w:val="000000" w:themeColor="text1"/>
              </w:rPr>
              <w:t>Retroalimentación respuesta positiva:</w:t>
            </w:r>
            <w:r w:rsidRPr="001E6694">
              <w:rPr>
                <w:rFonts w:asciiTheme="minorBidi" w:hAnsiTheme="minorBidi" w:cstheme="minorBidi"/>
                <w:color w:val="000000" w:themeColor="text1"/>
              </w:rPr>
              <w:t xml:space="preserve"> ¡Felicitaciones! </w:t>
            </w:r>
            <w:r w:rsidR="00032C10">
              <w:rPr>
                <w:rFonts w:asciiTheme="minorBidi" w:hAnsiTheme="minorBidi" w:cstheme="minorBidi"/>
                <w:color w:val="000000" w:themeColor="text1"/>
              </w:rPr>
              <w:t>H</w:t>
            </w:r>
            <w:r w:rsidRPr="001E6694">
              <w:rPr>
                <w:rFonts w:asciiTheme="minorBidi" w:hAnsiTheme="minorBidi" w:cstheme="minorBidi"/>
                <w:color w:val="000000" w:themeColor="text1"/>
              </w:rPr>
              <w:t>a logrado completar con éxito las frases de esta actividad, lo que identifica una apropiación de conocimiento de lo expuesto en este módulo académico.</w:t>
            </w:r>
          </w:p>
          <w:p w14:paraId="344B0B36" w14:textId="1849C363" w:rsidR="005A7FC6" w:rsidRDefault="005A7FC6" w:rsidP="001E6694">
            <w:pPr>
              <w:widowControl w:val="0"/>
              <w:rPr>
                <w:color w:val="999999"/>
              </w:rPr>
            </w:pPr>
            <w:r w:rsidRPr="001E6694">
              <w:rPr>
                <w:rFonts w:asciiTheme="minorBidi" w:hAnsiTheme="minorBidi" w:cstheme="minorBidi"/>
                <w:b/>
                <w:bCs/>
                <w:color w:val="000000" w:themeColor="text1"/>
              </w:rPr>
              <w:t>Retroalimentación respuesta negativa:</w:t>
            </w:r>
            <w:r w:rsidRPr="001E6694">
              <w:rPr>
                <w:rFonts w:asciiTheme="minorBidi" w:hAnsiTheme="minorBidi" w:cstheme="minorBidi"/>
                <w:bCs/>
                <w:color w:val="000000" w:themeColor="text1"/>
              </w:rPr>
              <w:t xml:space="preserve"> </w:t>
            </w:r>
            <w:r w:rsidRPr="001E6694">
              <w:rPr>
                <w:rFonts w:asciiTheme="minorBidi" w:hAnsiTheme="minorBidi" w:cstheme="minorBidi"/>
                <w:color w:val="000000" w:themeColor="text1"/>
              </w:rPr>
              <w:t>¡Lo sentimos! No ha logrado completar las frases de manera satisfactoria</w:t>
            </w:r>
            <w:r w:rsidR="00E66674">
              <w:rPr>
                <w:rFonts w:asciiTheme="minorBidi" w:hAnsiTheme="minorBidi" w:cstheme="minorBidi"/>
                <w:color w:val="000000" w:themeColor="text1"/>
              </w:rPr>
              <w:t>.</w:t>
            </w:r>
            <w:r w:rsidRPr="001E6694">
              <w:rPr>
                <w:rFonts w:asciiTheme="minorBidi" w:hAnsiTheme="minorBidi" w:cstheme="minorBidi"/>
                <w:color w:val="000000" w:themeColor="text1"/>
              </w:rPr>
              <w:t xml:space="preserve"> </w:t>
            </w:r>
            <w:r w:rsidR="00E66674">
              <w:rPr>
                <w:rFonts w:asciiTheme="minorBidi" w:hAnsiTheme="minorBidi" w:cstheme="minorBidi"/>
                <w:color w:val="000000" w:themeColor="text1"/>
              </w:rPr>
              <w:t>P</w:t>
            </w:r>
            <w:r w:rsidRPr="001E6694">
              <w:rPr>
                <w:rFonts w:asciiTheme="minorBidi" w:hAnsiTheme="minorBidi" w:cstheme="minorBidi"/>
                <w:color w:val="000000" w:themeColor="text1"/>
              </w:rPr>
              <w:t>or favor</w:t>
            </w:r>
            <w:r w:rsidR="00E66674">
              <w:rPr>
                <w:rFonts w:asciiTheme="minorBidi" w:hAnsiTheme="minorBidi" w:cstheme="minorBidi"/>
                <w:color w:val="000000" w:themeColor="text1"/>
              </w:rPr>
              <w:t>,</w:t>
            </w:r>
            <w:r w:rsidRPr="001E6694">
              <w:rPr>
                <w:rFonts w:asciiTheme="minorBidi" w:hAnsiTheme="minorBidi" w:cstheme="minorBidi"/>
                <w:color w:val="000000" w:themeColor="text1"/>
              </w:rPr>
              <w:t xml:space="preserve"> revise</w:t>
            </w:r>
            <w:r w:rsidR="00E66674" w:rsidRPr="004C06C9">
              <w:rPr>
                <w:rFonts w:asciiTheme="minorBidi" w:hAnsiTheme="minorBidi" w:cstheme="minorBidi"/>
                <w:color w:val="000000" w:themeColor="text1"/>
              </w:rPr>
              <w:t xml:space="preserve"> nuevamente</w:t>
            </w:r>
            <w:r w:rsidRPr="001E6694">
              <w:rPr>
                <w:rFonts w:asciiTheme="minorBidi" w:hAnsiTheme="minorBidi" w:cstheme="minorBidi"/>
                <w:color w:val="000000" w:themeColor="text1"/>
              </w:rPr>
              <w:t xml:space="preserve"> el material formativo </w:t>
            </w:r>
            <w:r w:rsidR="00E66674">
              <w:rPr>
                <w:rFonts w:asciiTheme="minorBidi" w:hAnsiTheme="minorBidi" w:cstheme="minorBidi"/>
                <w:color w:val="000000" w:themeColor="text1"/>
              </w:rPr>
              <w:t>e inténtelo de nuevo</w:t>
            </w:r>
            <w:r w:rsidRPr="001E6694">
              <w:rPr>
                <w:rFonts w:asciiTheme="minorBidi" w:hAnsiTheme="minorBidi" w:cstheme="minorBidi"/>
                <w:color w:val="000000" w:themeColor="text1"/>
              </w:rPr>
              <w:t>.</w:t>
            </w:r>
          </w:p>
        </w:tc>
        <w:tc>
          <w:tcPr>
            <w:tcW w:w="4974" w:type="dxa"/>
            <w:shd w:val="clear" w:color="auto" w:fill="auto"/>
            <w:tcMar>
              <w:top w:w="100" w:type="dxa"/>
              <w:left w:w="100" w:type="dxa"/>
              <w:bottom w:w="100" w:type="dxa"/>
              <w:right w:w="100" w:type="dxa"/>
            </w:tcMar>
          </w:tcPr>
          <w:p w14:paraId="4C797F59" w14:textId="77777777" w:rsidR="0096231B" w:rsidRDefault="0096231B" w:rsidP="001664B4">
            <w:pPr>
              <w:widowControl w:val="0"/>
              <w:spacing w:line="240" w:lineRule="auto"/>
            </w:pPr>
            <w:r>
              <w:rPr>
                <w:noProof/>
                <w:lang w:val="en-US"/>
              </w:rPr>
              <w:drawing>
                <wp:inline distT="0" distB="0" distL="0" distR="0" wp14:anchorId="69C3B49D" wp14:editId="6168BB9F">
                  <wp:extent cx="2823210" cy="1880870"/>
                  <wp:effectExtent l="0" t="0" r="0" b="5080"/>
                  <wp:docPr id="14" name="Imagen 14" descr="Hand drawn speech therapy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drawn speech therapy illustra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23210" cy="1880870"/>
                          </a:xfrm>
                          <a:prstGeom prst="rect">
                            <a:avLst/>
                          </a:prstGeom>
                          <a:noFill/>
                          <a:ln>
                            <a:noFill/>
                          </a:ln>
                        </pic:spPr>
                      </pic:pic>
                    </a:graphicData>
                  </a:graphic>
                </wp:inline>
              </w:drawing>
            </w:r>
          </w:p>
          <w:p w14:paraId="65653C2F" w14:textId="77777777" w:rsidR="00F44A3B" w:rsidRDefault="00F44A3B" w:rsidP="001664B4">
            <w:pPr>
              <w:widowControl w:val="0"/>
              <w:spacing w:line="240" w:lineRule="auto"/>
            </w:pPr>
          </w:p>
          <w:p w14:paraId="00228433" w14:textId="77777777" w:rsidR="00F44A3B" w:rsidRDefault="00F44A3B" w:rsidP="00F44A3B">
            <w:pPr>
              <w:widowControl w:val="0"/>
              <w:spacing w:line="240" w:lineRule="auto"/>
            </w:pPr>
            <w:r>
              <w:t xml:space="preserve">Fuente: </w:t>
            </w:r>
            <w:hyperlink r:id="rId97" w:history="1">
              <w:r w:rsidRPr="00C727AB">
                <w:rPr>
                  <w:rStyle w:val="Hipervnculo"/>
                </w:rPr>
                <w:t>https://img.freepik.com/free-vector/hand-drawn-speech-therapy-illustration_23-2149210238.jpg</w:t>
              </w:r>
            </w:hyperlink>
          </w:p>
          <w:p w14:paraId="44BDF4B9" w14:textId="46624309" w:rsidR="00376D2C" w:rsidRDefault="00376D2C" w:rsidP="00F44A3B">
            <w:pPr>
              <w:spacing w:after="120"/>
              <w:rPr>
                <w:b/>
                <w:bCs/>
                <w:i/>
                <w:sz w:val="18"/>
                <w:szCs w:val="18"/>
              </w:rPr>
            </w:pPr>
          </w:p>
          <w:p w14:paraId="42B28457" w14:textId="6F109089" w:rsidR="00376D2C" w:rsidRDefault="00376D2C" w:rsidP="001E6694">
            <w:pPr>
              <w:spacing w:after="120" w:line="240" w:lineRule="auto"/>
              <w:rPr>
                <w:b/>
                <w:bCs/>
                <w:i/>
                <w:sz w:val="18"/>
                <w:szCs w:val="18"/>
              </w:rPr>
            </w:pPr>
            <w:commentRangeStart w:id="37"/>
            <w:r>
              <w:t xml:space="preserve">Nota: </w:t>
            </w:r>
            <w:commentRangeEnd w:id="37"/>
            <w:r>
              <w:rPr>
                <w:rStyle w:val="Refdecomentario"/>
              </w:rPr>
              <w:commentReference w:id="37"/>
            </w:r>
          </w:p>
          <w:p w14:paraId="6D0B5DA0" w14:textId="77777777" w:rsidR="00F44A3B" w:rsidRDefault="00F44A3B" w:rsidP="00F44A3B">
            <w:pPr>
              <w:widowControl w:val="0"/>
              <w:spacing w:line="240" w:lineRule="auto"/>
            </w:pPr>
          </w:p>
          <w:p w14:paraId="380D6ADD" w14:textId="13B1465E" w:rsidR="00F44A3B" w:rsidRDefault="00F44A3B">
            <w:pPr>
              <w:widowControl w:val="0"/>
              <w:spacing w:line="240" w:lineRule="auto"/>
            </w:pPr>
            <w:r>
              <w:rPr>
                <w:b/>
              </w:rPr>
              <w:t xml:space="preserve">Imagen: </w:t>
            </w:r>
            <w:r>
              <w:t>228131_i_2</w:t>
            </w:r>
            <w:r w:rsidR="00DB230D">
              <w:t>5</w:t>
            </w:r>
          </w:p>
        </w:tc>
      </w:tr>
      <w:tr w:rsidR="0096231B" w14:paraId="0B7D1475" w14:textId="77777777" w:rsidTr="00D84E87">
        <w:trPr>
          <w:trHeight w:val="420"/>
        </w:trPr>
        <w:tc>
          <w:tcPr>
            <w:tcW w:w="8766" w:type="dxa"/>
            <w:gridSpan w:val="2"/>
            <w:shd w:val="clear" w:color="auto" w:fill="auto"/>
            <w:tcMar>
              <w:top w:w="100" w:type="dxa"/>
              <w:left w:w="100" w:type="dxa"/>
              <w:bottom w:w="100" w:type="dxa"/>
              <w:right w:w="100" w:type="dxa"/>
            </w:tcMar>
          </w:tcPr>
          <w:p w14:paraId="4B0EC9F0" w14:textId="12E5415E" w:rsidR="0096231B" w:rsidRPr="006E6AA8" w:rsidRDefault="006E6AA8" w:rsidP="001664B4">
            <w:pPr>
              <w:widowControl w:val="0"/>
              <w:spacing w:line="240" w:lineRule="auto"/>
              <w:rPr>
                <w:b/>
              </w:rPr>
            </w:pPr>
            <w:r w:rsidRPr="006E6AA8">
              <w:t xml:space="preserve">Son una parte esencial de los procesos de ciencia </w:t>
            </w:r>
            <w:r w:rsidRPr="0077326A">
              <w:t>de datos</w:t>
            </w:r>
            <w:r w:rsidR="00346C12" w:rsidRPr="0077326A">
              <w:t>,</w:t>
            </w:r>
            <w:r w:rsidRPr="0077326A">
              <w:t xml:space="preserve"> donde se aplican diferentes herramientas, técnicas y actividades que permiten </w:t>
            </w:r>
            <w:r w:rsidRPr="001E6694">
              <w:rPr>
                <w:bCs/>
              </w:rPr>
              <w:t>extraer, transformar y cargar información</w:t>
            </w:r>
            <w:r w:rsidR="00D51897" w:rsidRPr="001E6694">
              <w:rPr>
                <w:bCs/>
              </w:rPr>
              <w:t>.</w:t>
            </w:r>
          </w:p>
        </w:tc>
        <w:tc>
          <w:tcPr>
            <w:tcW w:w="4974" w:type="dxa"/>
            <w:shd w:val="clear" w:color="auto" w:fill="auto"/>
            <w:tcMar>
              <w:top w:w="100" w:type="dxa"/>
              <w:left w:w="100" w:type="dxa"/>
              <w:bottom w:w="100" w:type="dxa"/>
              <w:right w:w="100" w:type="dxa"/>
            </w:tcMar>
          </w:tcPr>
          <w:p w14:paraId="1165DA86" w14:textId="672525D3" w:rsidR="0096231B" w:rsidRPr="006E6AA8" w:rsidRDefault="006E6AA8" w:rsidP="001664B4">
            <w:pPr>
              <w:widowControl w:val="0"/>
              <w:spacing w:line="240" w:lineRule="auto"/>
            </w:pPr>
            <w:r w:rsidRPr="006E6AA8">
              <w:t>Procesos ETL</w:t>
            </w:r>
          </w:p>
        </w:tc>
      </w:tr>
      <w:tr w:rsidR="006E6AA8" w14:paraId="740634D0" w14:textId="77777777" w:rsidTr="00D84E87">
        <w:trPr>
          <w:trHeight w:val="420"/>
        </w:trPr>
        <w:tc>
          <w:tcPr>
            <w:tcW w:w="8766" w:type="dxa"/>
            <w:gridSpan w:val="2"/>
            <w:shd w:val="clear" w:color="auto" w:fill="auto"/>
            <w:tcMar>
              <w:top w:w="100" w:type="dxa"/>
              <w:left w:w="100" w:type="dxa"/>
              <w:bottom w:w="100" w:type="dxa"/>
              <w:right w:w="100" w:type="dxa"/>
            </w:tcMar>
          </w:tcPr>
          <w:p w14:paraId="0499ADC8" w14:textId="688583F2" w:rsidR="006E6AA8" w:rsidRPr="006E6AA8" w:rsidRDefault="006E6AA8">
            <w:pPr>
              <w:widowControl w:val="0"/>
              <w:spacing w:line="240" w:lineRule="auto"/>
            </w:pPr>
            <w:r>
              <w:rPr>
                <w:color w:val="000000"/>
              </w:rPr>
              <w:lastRenderedPageBreak/>
              <w:t>Consiste en recopilar desde las diversas fuentes de información los datos requeridos para la realización del proyecto de ciencias de datos. Las fuentes de información son</w:t>
            </w:r>
            <w:r w:rsidR="001B0862">
              <w:rPr>
                <w:color w:val="000000"/>
              </w:rPr>
              <w:t>,</w:t>
            </w:r>
            <w:r>
              <w:rPr>
                <w:color w:val="000000"/>
              </w:rPr>
              <w:t xml:space="preserve"> en la mayoría de casos</w:t>
            </w:r>
            <w:r w:rsidR="001B0862">
              <w:rPr>
                <w:color w:val="000000"/>
              </w:rPr>
              <w:t>,</w:t>
            </w:r>
            <w:r>
              <w:rPr>
                <w:color w:val="000000"/>
              </w:rPr>
              <w:t xml:space="preserve"> muy diversas</w:t>
            </w:r>
            <w:r w:rsidR="001B0862">
              <w:rPr>
                <w:color w:val="000000"/>
              </w:rPr>
              <w:t xml:space="preserve">, e incluyen </w:t>
            </w:r>
            <w:r>
              <w:rPr>
                <w:color w:val="000000"/>
              </w:rPr>
              <w:t>archivos físicos</w:t>
            </w:r>
            <w:r w:rsidR="001B0862">
              <w:rPr>
                <w:color w:val="000000"/>
              </w:rPr>
              <w:t>,</w:t>
            </w:r>
            <w:r>
              <w:rPr>
                <w:color w:val="000000"/>
              </w:rPr>
              <w:t xml:space="preserve"> como facturas, registros en papel, libros contables y respaldo</w:t>
            </w:r>
            <w:r w:rsidR="001B0862">
              <w:rPr>
                <w:color w:val="000000"/>
              </w:rPr>
              <w:t>,</w:t>
            </w:r>
            <w:r>
              <w:rPr>
                <w:color w:val="000000"/>
              </w:rPr>
              <w:t xml:space="preserve"> o también digitales</w:t>
            </w:r>
            <w:r w:rsidR="001B0862">
              <w:rPr>
                <w:color w:val="000000"/>
              </w:rPr>
              <w:t>,</w:t>
            </w:r>
            <w:r>
              <w:rPr>
                <w:color w:val="000000"/>
              </w:rPr>
              <w:t xml:space="preserve"> co</w:t>
            </w:r>
            <w:r w:rsidR="001B0862">
              <w:rPr>
                <w:color w:val="000000"/>
              </w:rPr>
              <w:t>mo</w:t>
            </w:r>
            <w:r>
              <w:rPr>
                <w:color w:val="000000"/>
              </w:rPr>
              <w:t xml:space="preserve"> hojas de cálculos, documentos de texto, base de datos</w:t>
            </w:r>
            <w:r w:rsidR="001B0862">
              <w:rPr>
                <w:color w:val="000000"/>
              </w:rPr>
              <w:t>,</w:t>
            </w:r>
            <w:r>
              <w:rPr>
                <w:color w:val="000000"/>
              </w:rPr>
              <w:t xml:space="preserve"> entre otros</w:t>
            </w:r>
            <w:r w:rsidR="00D51897">
              <w:rPr>
                <w:color w:val="000000"/>
              </w:rPr>
              <w:t>.</w:t>
            </w:r>
          </w:p>
        </w:tc>
        <w:tc>
          <w:tcPr>
            <w:tcW w:w="4974" w:type="dxa"/>
            <w:shd w:val="clear" w:color="auto" w:fill="auto"/>
            <w:tcMar>
              <w:top w:w="100" w:type="dxa"/>
              <w:left w:w="100" w:type="dxa"/>
              <w:bottom w:w="100" w:type="dxa"/>
              <w:right w:w="100" w:type="dxa"/>
            </w:tcMar>
          </w:tcPr>
          <w:p w14:paraId="16AC88BB" w14:textId="3C1B2E65" w:rsidR="006E6AA8" w:rsidRPr="006E6AA8" w:rsidRDefault="006E6AA8" w:rsidP="001664B4">
            <w:pPr>
              <w:widowControl w:val="0"/>
              <w:spacing w:line="240" w:lineRule="auto"/>
            </w:pPr>
            <w:r>
              <w:t>Extracción de datos</w:t>
            </w:r>
          </w:p>
        </w:tc>
      </w:tr>
      <w:tr w:rsidR="006E6AA8" w14:paraId="31E38B70" w14:textId="77777777" w:rsidTr="00D84E87">
        <w:trPr>
          <w:trHeight w:val="420"/>
        </w:trPr>
        <w:tc>
          <w:tcPr>
            <w:tcW w:w="8766" w:type="dxa"/>
            <w:gridSpan w:val="2"/>
            <w:shd w:val="clear" w:color="auto" w:fill="auto"/>
            <w:tcMar>
              <w:top w:w="100" w:type="dxa"/>
              <w:left w:w="100" w:type="dxa"/>
              <w:bottom w:w="100" w:type="dxa"/>
              <w:right w:w="100" w:type="dxa"/>
            </w:tcMar>
          </w:tcPr>
          <w:p w14:paraId="588D3F44" w14:textId="4E266736" w:rsidR="006E6AA8" w:rsidRPr="006E6AA8" w:rsidRDefault="006E6AA8" w:rsidP="001664B4">
            <w:pPr>
              <w:widowControl w:val="0"/>
              <w:spacing w:line="240" w:lineRule="auto"/>
            </w:pPr>
            <w:r>
              <w:rPr>
                <w:color w:val="000000"/>
              </w:rPr>
              <w:t>Consiste en desarrollar algoritmos o usar herramientas que permitan la recuperación de documentos e información de una página web de forma automatizada</w:t>
            </w:r>
            <w:r w:rsidR="00D51897">
              <w:rPr>
                <w:color w:val="000000"/>
              </w:rPr>
              <w:t>.</w:t>
            </w:r>
          </w:p>
        </w:tc>
        <w:tc>
          <w:tcPr>
            <w:tcW w:w="4974" w:type="dxa"/>
            <w:shd w:val="clear" w:color="auto" w:fill="auto"/>
            <w:tcMar>
              <w:top w:w="100" w:type="dxa"/>
              <w:left w:w="100" w:type="dxa"/>
              <w:bottom w:w="100" w:type="dxa"/>
              <w:right w:w="100" w:type="dxa"/>
            </w:tcMar>
          </w:tcPr>
          <w:p w14:paraId="3DC10B84" w14:textId="29B1358F" w:rsidR="006E6AA8" w:rsidRPr="006E6AA8" w:rsidRDefault="006E6AA8" w:rsidP="001664B4">
            <w:pPr>
              <w:widowControl w:val="0"/>
              <w:spacing w:line="240" w:lineRule="auto"/>
            </w:pPr>
            <w:proofErr w:type="spellStart"/>
            <w:r w:rsidRPr="001E6694">
              <w:rPr>
                <w:i/>
                <w:iCs/>
              </w:rPr>
              <w:t>Scraping</w:t>
            </w:r>
            <w:proofErr w:type="spellEnd"/>
            <w:r>
              <w:t xml:space="preserve"> o </w:t>
            </w:r>
            <w:r w:rsidR="00D51897" w:rsidRPr="001E6694">
              <w:rPr>
                <w:i/>
                <w:iCs/>
              </w:rPr>
              <w:t>w</w:t>
            </w:r>
            <w:r w:rsidRPr="001E6694">
              <w:rPr>
                <w:i/>
                <w:iCs/>
              </w:rPr>
              <w:t xml:space="preserve">eb </w:t>
            </w:r>
            <w:proofErr w:type="spellStart"/>
            <w:r w:rsidR="00D51897" w:rsidRPr="001E6694">
              <w:rPr>
                <w:i/>
                <w:iCs/>
              </w:rPr>
              <w:t>s</w:t>
            </w:r>
            <w:r w:rsidRPr="001E6694">
              <w:rPr>
                <w:i/>
                <w:iCs/>
              </w:rPr>
              <w:t>craping</w:t>
            </w:r>
            <w:proofErr w:type="spellEnd"/>
          </w:p>
        </w:tc>
      </w:tr>
      <w:tr w:rsidR="006E6AA8" w14:paraId="30E07E43" w14:textId="77777777" w:rsidTr="00D84E87">
        <w:trPr>
          <w:trHeight w:val="420"/>
        </w:trPr>
        <w:tc>
          <w:tcPr>
            <w:tcW w:w="8766" w:type="dxa"/>
            <w:gridSpan w:val="2"/>
            <w:shd w:val="clear" w:color="auto" w:fill="auto"/>
            <w:tcMar>
              <w:top w:w="100" w:type="dxa"/>
              <w:left w:w="100" w:type="dxa"/>
              <w:bottom w:w="100" w:type="dxa"/>
              <w:right w:w="100" w:type="dxa"/>
            </w:tcMar>
          </w:tcPr>
          <w:p w14:paraId="6588096E" w14:textId="32526992" w:rsidR="006E6AA8" w:rsidRPr="006E6AA8" w:rsidRDefault="006E6AA8" w:rsidP="001664B4">
            <w:pPr>
              <w:widowControl w:val="0"/>
              <w:spacing w:line="240" w:lineRule="auto"/>
            </w:pPr>
            <w:r>
              <w:rPr>
                <w:color w:val="000000"/>
              </w:rPr>
              <w:t>Permite la conversión electrónica o mecánica de imágenes de texto mecanografiado, manuscrito o impreso en texto codificado por la máquina, ya sea a partir de un documento escaneado, de una foto de un documento, de una foto de escena o de un texto de subtítulos superpuesto a una imagen</w:t>
            </w:r>
            <w:r w:rsidR="00D51897">
              <w:rPr>
                <w:color w:val="000000"/>
              </w:rPr>
              <w:t>.</w:t>
            </w:r>
          </w:p>
        </w:tc>
        <w:tc>
          <w:tcPr>
            <w:tcW w:w="4974" w:type="dxa"/>
            <w:shd w:val="clear" w:color="auto" w:fill="auto"/>
            <w:tcMar>
              <w:top w:w="100" w:type="dxa"/>
              <w:left w:w="100" w:type="dxa"/>
              <w:bottom w:w="100" w:type="dxa"/>
              <w:right w:w="100" w:type="dxa"/>
            </w:tcMar>
          </w:tcPr>
          <w:p w14:paraId="2EDEB55D" w14:textId="638BAFC4" w:rsidR="006E6AA8" w:rsidRPr="006E6AA8" w:rsidRDefault="006E6AA8" w:rsidP="001664B4">
            <w:pPr>
              <w:widowControl w:val="0"/>
              <w:spacing w:line="240" w:lineRule="auto"/>
            </w:pPr>
            <w:r>
              <w:t>Reconocimiento óptico de caracteres</w:t>
            </w:r>
          </w:p>
        </w:tc>
      </w:tr>
      <w:tr w:rsidR="006E6AA8" w14:paraId="01908026" w14:textId="77777777" w:rsidTr="00D84E87">
        <w:trPr>
          <w:trHeight w:val="420"/>
        </w:trPr>
        <w:tc>
          <w:tcPr>
            <w:tcW w:w="8766" w:type="dxa"/>
            <w:gridSpan w:val="2"/>
            <w:shd w:val="clear" w:color="auto" w:fill="auto"/>
            <w:tcMar>
              <w:top w:w="100" w:type="dxa"/>
              <w:left w:w="100" w:type="dxa"/>
              <w:bottom w:w="100" w:type="dxa"/>
              <w:right w:w="100" w:type="dxa"/>
            </w:tcMar>
          </w:tcPr>
          <w:p w14:paraId="0529C69F" w14:textId="45E87628" w:rsidR="006E6AA8" w:rsidRPr="006E6AA8" w:rsidRDefault="006E6AA8" w:rsidP="001664B4">
            <w:pPr>
              <w:widowControl w:val="0"/>
              <w:spacing w:line="240" w:lineRule="auto"/>
            </w:pPr>
            <w:r>
              <w:rPr>
                <w:color w:val="000000"/>
              </w:rPr>
              <w:t>Es un proceso que utiliza técnicas matemáticas, estadísticas y de aprendizaje de máquina para identificar y extraer información útil de las enormes cantidades de datos existentes</w:t>
            </w:r>
            <w:r w:rsidR="00F14A29">
              <w:rPr>
                <w:color w:val="000000"/>
              </w:rPr>
              <w:t>,</w:t>
            </w:r>
            <w:r>
              <w:rPr>
                <w:color w:val="000000"/>
              </w:rPr>
              <w:t xml:space="preserve"> para luego convertir dicha información en conocimiento en forma de patrones.</w:t>
            </w:r>
          </w:p>
        </w:tc>
        <w:tc>
          <w:tcPr>
            <w:tcW w:w="4974" w:type="dxa"/>
            <w:shd w:val="clear" w:color="auto" w:fill="auto"/>
            <w:tcMar>
              <w:top w:w="100" w:type="dxa"/>
              <w:left w:w="100" w:type="dxa"/>
              <w:bottom w:w="100" w:type="dxa"/>
              <w:right w:w="100" w:type="dxa"/>
            </w:tcMar>
          </w:tcPr>
          <w:p w14:paraId="2EB56FD8" w14:textId="0BDB40E8" w:rsidR="006E6AA8" w:rsidRPr="006E6AA8" w:rsidRDefault="006E6AA8" w:rsidP="001664B4">
            <w:pPr>
              <w:widowControl w:val="0"/>
              <w:spacing w:line="240" w:lineRule="auto"/>
            </w:pPr>
            <w:r>
              <w:t>Minería de datos</w:t>
            </w:r>
          </w:p>
        </w:tc>
      </w:tr>
      <w:tr w:rsidR="006E6AA8" w14:paraId="4AB90705" w14:textId="77777777" w:rsidTr="00D84E87">
        <w:trPr>
          <w:trHeight w:val="420"/>
        </w:trPr>
        <w:tc>
          <w:tcPr>
            <w:tcW w:w="8766" w:type="dxa"/>
            <w:gridSpan w:val="2"/>
            <w:shd w:val="clear" w:color="auto" w:fill="auto"/>
            <w:tcMar>
              <w:top w:w="100" w:type="dxa"/>
              <w:left w:w="100" w:type="dxa"/>
              <w:bottom w:w="100" w:type="dxa"/>
              <w:right w:w="100" w:type="dxa"/>
            </w:tcMar>
          </w:tcPr>
          <w:p w14:paraId="5D919D25" w14:textId="0209ADAF" w:rsidR="006E6AA8" w:rsidRPr="006E6AA8" w:rsidRDefault="006E6AA8" w:rsidP="001664B4">
            <w:pPr>
              <w:widowControl w:val="0"/>
              <w:spacing w:line="240" w:lineRule="auto"/>
            </w:pPr>
            <w:r>
              <w:rPr>
                <w:color w:val="000000"/>
              </w:rPr>
              <w:t>En esta fase se realizan actividades de validación, eliminación de duplicados, codificación, ajustes de formato y demás requeridas</w:t>
            </w:r>
            <w:r w:rsidR="00F14A29">
              <w:rPr>
                <w:color w:val="000000"/>
              </w:rPr>
              <w:t>,</w:t>
            </w:r>
            <w:r>
              <w:rPr>
                <w:color w:val="000000"/>
              </w:rPr>
              <w:t xml:space="preserve"> para así identificar qué datos son útiles y cuáles son deficientes para el proceso a iniciar</w:t>
            </w:r>
            <w:r w:rsidR="00D51897">
              <w:rPr>
                <w:color w:val="000000"/>
              </w:rPr>
              <w:t>.</w:t>
            </w:r>
          </w:p>
        </w:tc>
        <w:tc>
          <w:tcPr>
            <w:tcW w:w="4974" w:type="dxa"/>
            <w:shd w:val="clear" w:color="auto" w:fill="auto"/>
            <w:tcMar>
              <w:top w:w="100" w:type="dxa"/>
              <w:left w:w="100" w:type="dxa"/>
              <w:bottom w:w="100" w:type="dxa"/>
              <w:right w:w="100" w:type="dxa"/>
            </w:tcMar>
          </w:tcPr>
          <w:p w14:paraId="36468715" w14:textId="7FAB1CAC" w:rsidR="006E6AA8" w:rsidRPr="006E6AA8" w:rsidRDefault="006E6AA8" w:rsidP="001664B4">
            <w:pPr>
              <w:widowControl w:val="0"/>
              <w:spacing w:line="240" w:lineRule="auto"/>
            </w:pPr>
            <w:r>
              <w:t>Transformación de datos</w:t>
            </w:r>
          </w:p>
        </w:tc>
      </w:tr>
      <w:tr w:rsidR="0096231B" w14:paraId="47A7558D" w14:textId="77777777" w:rsidTr="00D84E87">
        <w:trPr>
          <w:trHeight w:val="420"/>
        </w:trPr>
        <w:tc>
          <w:tcPr>
            <w:tcW w:w="8766" w:type="dxa"/>
            <w:gridSpan w:val="2"/>
            <w:shd w:val="clear" w:color="auto" w:fill="auto"/>
            <w:tcMar>
              <w:top w:w="100" w:type="dxa"/>
              <w:left w:w="100" w:type="dxa"/>
              <w:bottom w:w="100" w:type="dxa"/>
              <w:right w:w="100" w:type="dxa"/>
            </w:tcMar>
          </w:tcPr>
          <w:p w14:paraId="588694CF" w14:textId="4D2EE89A" w:rsidR="0096231B" w:rsidRPr="006E6AA8" w:rsidRDefault="006E6AA8" w:rsidP="001664B4">
            <w:pPr>
              <w:widowControl w:val="0"/>
              <w:spacing w:line="240" w:lineRule="auto"/>
              <w:rPr>
                <w:b/>
              </w:rPr>
            </w:pPr>
            <w:r>
              <w:rPr>
                <w:color w:val="000000"/>
              </w:rPr>
              <w:t>Es el proceso de transformar los valores de los datos de un formato no aceptado a un formato aceptado y apto para su uso</w:t>
            </w:r>
            <w:r w:rsidR="00D51897">
              <w:rPr>
                <w:color w:val="000000"/>
              </w:rPr>
              <w:t>.</w:t>
            </w:r>
          </w:p>
        </w:tc>
        <w:tc>
          <w:tcPr>
            <w:tcW w:w="4974" w:type="dxa"/>
            <w:shd w:val="clear" w:color="auto" w:fill="auto"/>
            <w:tcMar>
              <w:top w:w="100" w:type="dxa"/>
              <w:left w:w="100" w:type="dxa"/>
              <w:bottom w:w="100" w:type="dxa"/>
              <w:right w:w="100" w:type="dxa"/>
            </w:tcMar>
          </w:tcPr>
          <w:p w14:paraId="3E07ADE7" w14:textId="367AC54A" w:rsidR="0096231B" w:rsidRPr="006E6AA8" w:rsidRDefault="006E6AA8" w:rsidP="001664B4">
            <w:pPr>
              <w:widowControl w:val="0"/>
              <w:spacing w:line="240" w:lineRule="auto"/>
            </w:pPr>
            <w:r>
              <w:t>Normalización de datos</w:t>
            </w:r>
          </w:p>
        </w:tc>
      </w:tr>
      <w:tr w:rsidR="0096231B" w14:paraId="6E836C70" w14:textId="77777777" w:rsidTr="00D84E87">
        <w:trPr>
          <w:trHeight w:val="420"/>
        </w:trPr>
        <w:tc>
          <w:tcPr>
            <w:tcW w:w="8766" w:type="dxa"/>
            <w:gridSpan w:val="2"/>
            <w:shd w:val="clear" w:color="auto" w:fill="auto"/>
            <w:tcMar>
              <w:top w:w="100" w:type="dxa"/>
              <w:left w:w="100" w:type="dxa"/>
              <w:bottom w:w="100" w:type="dxa"/>
              <w:right w:w="100" w:type="dxa"/>
            </w:tcMar>
          </w:tcPr>
          <w:p w14:paraId="7989EBDE" w14:textId="241CB0B8" w:rsidR="0096231B" w:rsidRPr="006E6AA8" w:rsidRDefault="006E6AA8">
            <w:pPr>
              <w:widowControl w:val="0"/>
              <w:spacing w:line="240" w:lineRule="auto"/>
              <w:rPr>
                <w:b/>
              </w:rPr>
            </w:pPr>
            <w:r>
              <w:rPr>
                <w:color w:val="000000"/>
              </w:rPr>
              <w:t xml:space="preserve">Es una plataforma </w:t>
            </w:r>
            <w:r w:rsidR="00F14A29">
              <w:rPr>
                <w:color w:val="000000"/>
              </w:rPr>
              <w:t xml:space="preserve">que se utiliza </w:t>
            </w:r>
            <w:r>
              <w:rPr>
                <w:color w:val="000000"/>
              </w:rPr>
              <w:t xml:space="preserve">para almacenar y procesar datos provenientes de diversas fuentes y formatos y ocupa </w:t>
            </w:r>
            <w:r w:rsidR="00C86B13">
              <w:rPr>
                <w:color w:val="000000"/>
              </w:rPr>
              <w:t>u</w:t>
            </w:r>
            <w:r>
              <w:rPr>
                <w:color w:val="000000"/>
              </w:rPr>
              <w:t>n lugar central dentro de un sistema de inteligencia de negocios.</w:t>
            </w:r>
          </w:p>
        </w:tc>
        <w:tc>
          <w:tcPr>
            <w:tcW w:w="4974" w:type="dxa"/>
            <w:shd w:val="clear" w:color="auto" w:fill="auto"/>
            <w:tcMar>
              <w:top w:w="100" w:type="dxa"/>
              <w:left w:w="100" w:type="dxa"/>
              <w:bottom w:w="100" w:type="dxa"/>
              <w:right w:w="100" w:type="dxa"/>
            </w:tcMar>
          </w:tcPr>
          <w:p w14:paraId="3B2AA832" w14:textId="7BB43F75" w:rsidR="0096231B" w:rsidRPr="001E6694" w:rsidRDefault="006E6AA8" w:rsidP="001664B4">
            <w:pPr>
              <w:widowControl w:val="0"/>
              <w:spacing w:line="240" w:lineRule="auto"/>
              <w:rPr>
                <w:i/>
                <w:iCs/>
              </w:rPr>
            </w:pPr>
            <w:r w:rsidRPr="001E6694">
              <w:rPr>
                <w:i/>
                <w:iCs/>
              </w:rPr>
              <w:t xml:space="preserve">Data </w:t>
            </w:r>
            <w:proofErr w:type="spellStart"/>
            <w:r w:rsidR="00340373" w:rsidRPr="001E6694">
              <w:rPr>
                <w:i/>
                <w:iCs/>
              </w:rPr>
              <w:t>w</w:t>
            </w:r>
            <w:r w:rsidRPr="001E6694">
              <w:rPr>
                <w:i/>
                <w:iCs/>
              </w:rPr>
              <w:t>arehouse</w:t>
            </w:r>
            <w:proofErr w:type="spellEnd"/>
          </w:p>
        </w:tc>
      </w:tr>
      <w:tr w:rsidR="006E6AA8" w14:paraId="08380EB0" w14:textId="77777777" w:rsidTr="00D84E87">
        <w:trPr>
          <w:trHeight w:val="420"/>
        </w:trPr>
        <w:tc>
          <w:tcPr>
            <w:tcW w:w="8766" w:type="dxa"/>
            <w:gridSpan w:val="2"/>
            <w:shd w:val="clear" w:color="auto" w:fill="auto"/>
            <w:tcMar>
              <w:top w:w="100" w:type="dxa"/>
              <w:left w:w="100" w:type="dxa"/>
              <w:bottom w:w="100" w:type="dxa"/>
              <w:right w:w="100" w:type="dxa"/>
            </w:tcMar>
          </w:tcPr>
          <w:p w14:paraId="3D71F1B3" w14:textId="703D4B45" w:rsidR="006E6AA8" w:rsidRPr="006E6AA8" w:rsidRDefault="006E6AA8" w:rsidP="001664B4">
            <w:pPr>
              <w:widowControl w:val="0"/>
              <w:spacing w:line="240" w:lineRule="auto"/>
              <w:rPr>
                <w:b/>
              </w:rPr>
            </w:pPr>
            <w:r>
              <w:rPr>
                <w:color w:val="000000"/>
              </w:rPr>
              <w:t>Su objetivo es agilizar las consultas de grandes cantidades de datos</w:t>
            </w:r>
            <w:r w:rsidR="00F14A29">
              <w:rPr>
                <w:color w:val="000000"/>
              </w:rPr>
              <w:t>,</w:t>
            </w:r>
            <w:r>
              <w:rPr>
                <w:color w:val="000000"/>
              </w:rPr>
              <w:t xml:space="preserve"> para lo cual utiliza </w:t>
            </w:r>
            <w:r>
              <w:rPr>
                <w:color w:val="000000"/>
              </w:rPr>
              <w:lastRenderedPageBreak/>
              <w:t>estructuras multidimensionales</w:t>
            </w:r>
            <w:r w:rsidR="00D51897">
              <w:rPr>
                <w:color w:val="000000"/>
              </w:rPr>
              <w:t>.</w:t>
            </w:r>
          </w:p>
        </w:tc>
        <w:tc>
          <w:tcPr>
            <w:tcW w:w="4974" w:type="dxa"/>
            <w:shd w:val="clear" w:color="auto" w:fill="auto"/>
            <w:tcMar>
              <w:top w:w="100" w:type="dxa"/>
              <w:left w:w="100" w:type="dxa"/>
              <w:bottom w:w="100" w:type="dxa"/>
              <w:right w:w="100" w:type="dxa"/>
            </w:tcMar>
          </w:tcPr>
          <w:p w14:paraId="575237EB" w14:textId="6635D924" w:rsidR="006E6AA8" w:rsidRPr="006E6AA8" w:rsidRDefault="006E6AA8" w:rsidP="001664B4">
            <w:pPr>
              <w:widowControl w:val="0"/>
              <w:spacing w:line="240" w:lineRule="auto"/>
            </w:pPr>
            <w:r>
              <w:lastRenderedPageBreak/>
              <w:t>OLAP</w:t>
            </w:r>
          </w:p>
        </w:tc>
      </w:tr>
      <w:tr w:rsidR="0096231B" w14:paraId="720DE547" w14:textId="77777777" w:rsidTr="00D84E87">
        <w:trPr>
          <w:trHeight w:val="420"/>
        </w:trPr>
        <w:tc>
          <w:tcPr>
            <w:tcW w:w="8766" w:type="dxa"/>
            <w:gridSpan w:val="2"/>
            <w:shd w:val="clear" w:color="auto" w:fill="auto"/>
            <w:tcMar>
              <w:top w:w="100" w:type="dxa"/>
              <w:left w:w="100" w:type="dxa"/>
              <w:bottom w:w="100" w:type="dxa"/>
              <w:right w:w="100" w:type="dxa"/>
            </w:tcMar>
          </w:tcPr>
          <w:p w14:paraId="42E40291" w14:textId="3B1693F1" w:rsidR="0096231B" w:rsidRPr="006E6AA8" w:rsidRDefault="006E6AA8" w:rsidP="001664B4">
            <w:pPr>
              <w:widowControl w:val="0"/>
              <w:spacing w:line="240" w:lineRule="auto"/>
              <w:rPr>
                <w:bCs/>
              </w:rPr>
            </w:pPr>
            <w:r>
              <w:rPr>
                <w:bCs/>
              </w:rPr>
              <w:t xml:space="preserve">Conjunto de </w:t>
            </w:r>
            <w:r w:rsidR="00CD2FA2">
              <w:rPr>
                <w:bCs/>
              </w:rPr>
              <w:t>preguntas</w:t>
            </w:r>
            <w:r>
              <w:rPr>
                <w:bCs/>
              </w:rPr>
              <w:t xml:space="preserve"> preparadas sobre aspectos de interés para el proyecto de ciencia de datos a realizar. Est</w:t>
            </w:r>
            <w:r w:rsidR="001B1E81">
              <w:rPr>
                <w:bCs/>
              </w:rPr>
              <w:t>e</w:t>
            </w:r>
            <w:r>
              <w:rPr>
                <w:bCs/>
              </w:rPr>
              <w:t xml:space="preserve"> puede estar dirigid</w:t>
            </w:r>
            <w:r w:rsidR="001B1E81">
              <w:rPr>
                <w:bCs/>
              </w:rPr>
              <w:t>o</w:t>
            </w:r>
            <w:r>
              <w:rPr>
                <w:bCs/>
              </w:rPr>
              <w:t xml:space="preserve"> a toda la organización o a una muestra de esta</w:t>
            </w:r>
            <w:r w:rsidR="00D51897">
              <w:rPr>
                <w:bCs/>
              </w:rPr>
              <w:t>.</w:t>
            </w:r>
          </w:p>
        </w:tc>
        <w:tc>
          <w:tcPr>
            <w:tcW w:w="4974" w:type="dxa"/>
            <w:shd w:val="clear" w:color="auto" w:fill="auto"/>
            <w:tcMar>
              <w:top w:w="100" w:type="dxa"/>
              <w:left w:w="100" w:type="dxa"/>
              <w:bottom w:w="100" w:type="dxa"/>
              <w:right w:w="100" w:type="dxa"/>
            </w:tcMar>
          </w:tcPr>
          <w:p w14:paraId="40435482" w14:textId="78D5027C" w:rsidR="0096231B" w:rsidRPr="006E6AA8" w:rsidRDefault="006E6AA8" w:rsidP="001664B4">
            <w:pPr>
              <w:widowControl w:val="0"/>
              <w:spacing w:line="240" w:lineRule="auto"/>
            </w:pPr>
            <w:r>
              <w:t>Cuestionario</w:t>
            </w:r>
          </w:p>
        </w:tc>
      </w:tr>
    </w:tbl>
    <w:p w14:paraId="3E7145A9" w14:textId="77777777" w:rsidR="00B31628" w:rsidRPr="001E6694" w:rsidRDefault="00B31628">
      <w:pPr>
        <w:spacing w:after="120" w:line="240" w:lineRule="auto"/>
      </w:pPr>
    </w:p>
    <w:p w14:paraId="66569D34" w14:textId="6C3648A9" w:rsidR="00867F4E" w:rsidRDefault="00643879" w:rsidP="001E6694">
      <w:pPr>
        <w:pStyle w:val="Ttulo1"/>
      </w:pPr>
      <w:r>
        <w:t>Material complementario</w:t>
      </w:r>
    </w:p>
    <w:p w14:paraId="31A2537A" w14:textId="77777777" w:rsidR="00B31628" w:rsidRDefault="00B31628">
      <w:pPr>
        <w:spacing w:after="120" w:line="240" w:lineRule="auto"/>
        <w:rPr>
          <w:b/>
        </w:rPr>
      </w:pPr>
    </w:p>
    <w:tbl>
      <w:tblPr>
        <w:tblStyle w:val="afff3"/>
        <w:tblW w:w="1398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002"/>
        <w:gridCol w:w="1559"/>
        <w:gridCol w:w="4111"/>
      </w:tblGrid>
      <w:tr w:rsidR="00867F4E" w:rsidRPr="007F3702" w14:paraId="7F555DB5" w14:textId="77777777" w:rsidTr="00D84E87">
        <w:trPr>
          <w:trHeight w:val="580"/>
        </w:trPr>
        <w:tc>
          <w:tcPr>
            <w:tcW w:w="2310" w:type="dxa"/>
            <w:shd w:val="clear" w:color="auto" w:fill="CFE2F3"/>
            <w:tcMar>
              <w:top w:w="100" w:type="dxa"/>
              <w:left w:w="100" w:type="dxa"/>
              <w:bottom w:w="100" w:type="dxa"/>
              <w:right w:w="100" w:type="dxa"/>
            </w:tcMar>
          </w:tcPr>
          <w:p w14:paraId="7687EFF1" w14:textId="77777777" w:rsidR="00867F4E" w:rsidRPr="001E6694" w:rsidRDefault="009E2241">
            <w:pPr>
              <w:widowControl w:val="0"/>
              <w:pBdr>
                <w:top w:val="nil"/>
                <w:left w:val="nil"/>
                <w:bottom w:val="nil"/>
                <w:right w:val="nil"/>
                <w:between w:val="nil"/>
              </w:pBdr>
              <w:spacing w:after="120"/>
            </w:pPr>
            <w:r w:rsidRPr="001E6694">
              <w:t>Tipo de recurso</w:t>
            </w:r>
          </w:p>
        </w:tc>
        <w:tc>
          <w:tcPr>
            <w:tcW w:w="11672" w:type="dxa"/>
            <w:gridSpan w:val="3"/>
            <w:shd w:val="clear" w:color="auto" w:fill="CFE2F3"/>
            <w:tcMar>
              <w:top w:w="100" w:type="dxa"/>
              <w:left w:w="100" w:type="dxa"/>
              <w:bottom w:w="100" w:type="dxa"/>
              <w:right w:w="100" w:type="dxa"/>
            </w:tcMar>
          </w:tcPr>
          <w:p w14:paraId="580CD507" w14:textId="77777777" w:rsidR="00867F4E" w:rsidRPr="001E6694" w:rsidRDefault="009E2241">
            <w:pPr>
              <w:pStyle w:val="Ttulo"/>
              <w:widowControl w:val="0"/>
              <w:spacing w:after="120"/>
              <w:jc w:val="center"/>
              <w:rPr>
                <w:sz w:val="22"/>
                <w:szCs w:val="22"/>
              </w:rPr>
            </w:pPr>
            <w:bookmarkStart w:id="38" w:name="_heading=h.1fob9te" w:colFirst="0" w:colLast="0"/>
            <w:bookmarkEnd w:id="38"/>
            <w:r w:rsidRPr="001E6694">
              <w:rPr>
                <w:sz w:val="22"/>
                <w:szCs w:val="22"/>
              </w:rPr>
              <w:t>Material complementario</w:t>
            </w:r>
          </w:p>
        </w:tc>
      </w:tr>
      <w:tr w:rsidR="00867F4E" w:rsidRPr="007F3702" w14:paraId="0D60E4DB" w14:textId="77777777" w:rsidTr="001E6694">
        <w:tc>
          <w:tcPr>
            <w:tcW w:w="2310" w:type="dxa"/>
            <w:shd w:val="clear" w:color="auto" w:fill="auto"/>
            <w:tcMar>
              <w:top w:w="100" w:type="dxa"/>
              <w:left w:w="100" w:type="dxa"/>
              <w:bottom w:w="100" w:type="dxa"/>
              <w:right w:w="100" w:type="dxa"/>
            </w:tcMar>
          </w:tcPr>
          <w:p w14:paraId="08F8E5BD" w14:textId="77777777" w:rsidR="00867F4E" w:rsidRPr="001E6694" w:rsidRDefault="009E2241">
            <w:pPr>
              <w:widowControl w:val="0"/>
              <w:pBdr>
                <w:top w:val="nil"/>
                <w:left w:val="nil"/>
                <w:bottom w:val="nil"/>
                <w:right w:val="nil"/>
                <w:between w:val="nil"/>
              </w:pBdr>
              <w:spacing w:after="120"/>
              <w:jc w:val="center"/>
            </w:pPr>
            <w:r w:rsidRPr="001E6694">
              <w:t>Tema</w:t>
            </w:r>
          </w:p>
        </w:tc>
        <w:tc>
          <w:tcPr>
            <w:tcW w:w="6002" w:type="dxa"/>
            <w:shd w:val="clear" w:color="auto" w:fill="auto"/>
            <w:tcMar>
              <w:top w:w="100" w:type="dxa"/>
              <w:left w:w="100" w:type="dxa"/>
              <w:bottom w:w="100" w:type="dxa"/>
              <w:right w:w="100" w:type="dxa"/>
            </w:tcMar>
          </w:tcPr>
          <w:p w14:paraId="4F92363C" w14:textId="77777777" w:rsidR="00867F4E" w:rsidRPr="001E6694" w:rsidRDefault="009E2241">
            <w:pPr>
              <w:widowControl w:val="0"/>
              <w:pBdr>
                <w:top w:val="nil"/>
                <w:left w:val="nil"/>
                <w:bottom w:val="nil"/>
                <w:right w:val="nil"/>
                <w:between w:val="nil"/>
              </w:pBdr>
              <w:spacing w:after="120"/>
              <w:jc w:val="center"/>
            </w:pPr>
            <w:r w:rsidRPr="001E6694">
              <w:t>Referencia APA del material</w:t>
            </w:r>
          </w:p>
        </w:tc>
        <w:tc>
          <w:tcPr>
            <w:tcW w:w="1559" w:type="dxa"/>
            <w:shd w:val="clear" w:color="auto" w:fill="auto"/>
            <w:tcMar>
              <w:top w:w="100" w:type="dxa"/>
              <w:left w:w="100" w:type="dxa"/>
              <w:bottom w:w="100" w:type="dxa"/>
              <w:right w:w="100" w:type="dxa"/>
            </w:tcMar>
          </w:tcPr>
          <w:p w14:paraId="37378CF1" w14:textId="798E5980" w:rsidR="00867F4E" w:rsidRPr="001E6694" w:rsidRDefault="00691366">
            <w:pPr>
              <w:widowControl w:val="0"/>
              <w:pBdr>
                <w:top w:val="nil"/>
                <w:left w:val="nil"/>
                <w:bottom w:val="nil"/>
                <w:right w:val="nil"/>
                <w:between w:val="nil"/>
              </w:pBdr>
              <w:spacing w:after="120"/>
              <w:jc w:val="center"/>
            </w:pPr>
            <w:r>
              <w:t>T</w:t>
            </w:r>
            <w:r w:rsidR="009E2241" w:rsidRPr="001E6694">
              <w:t>ipo</w:t>
            </w:r>
          </w:p>
        </w:tc>
        <w:tc>
          <w:tcPr>
            <w:tcW w:w="4111" w:type="dxa"/>
            <w:shd w:val="clear" w:color="auto" w:fill="auto"/>
            <w:tcMar>
              <w:top w:w="100" w:type="dxa"/>
              <w:left w:w="100" w:type="dxa"/>
              <w:bottom w:w="100" w:type="dxa"/>
              <w:right w:w="100" w:type="dxa"/>
            </w:tcMar>
          </w:tcPr>
          <w:p w14:paraId="6926B7AA" w14:textId="77777777" w:rsidR="00867F4E" w:rsidRPr="001E6694" w:rsidRDefault="009E2241">
            <w:pPr>
              <w:widowControl w:val="0"/>
              <w:pBdr>
                <w:top w:val="nil"/>
                <w:left w:val="nil"/>
                <w:bottom w:val="nil"/>
                <w:right w:val="nil"/>
                <w:between w:val="nil"/>
              </w:pBdr>
              <w:spacing w:after="120"/>
              <w:jc w:val="center"/>
            </w:pPr>
            <w:r w:rsidRPr="001E6694">
              <w:t>Enlace</w:t>
            </w:r>
          </w:p>
        </w:tc>
      </w:tr>
      <w:tr w:rsidR="00D47F8F" w:rsidRPr="007F3702" w14:paraId="3D659855" w14:textId="77777777" w:rsidTr="001E6694">
        <w:tc>
          <w:tcPr>
            <w:tcW w:w="2310" w:type="dxa"/>
            <w:shd w:val="clear" w:color="auto" w:fill="auto"/>
            <w:tcMar>
              <w:top w:w="100" w:type="dxa"/>
              <w:left w:w="100" w:type="dxa"/>
              <w:bottom w:w="100" w:type="dxa"/>
              <w:right w:w="100" w:type="dxa"/>
            </w:tcMar>
          </w:tcPr>
          <w:p w14:paraId="770A19D2" w14:textId="77777777" w:rsidR="00D47F8F" w:rsidRPr="004C06C9" w:rsidRDefault="00D47F8F" w:rsidP="004C06C9">
            <w:pPr>
              <w:widowControl w:val="0"/>
              <w:spacing w:after="120"/>
            </w:pPr>
            <w:r w:rsidRPr="004C06C9">
              <w:t>Herramientas de extracción de datos</w:t>
            </w:r>
          </w:p>
        </w:tc>
        <w:tc>
          <w:tcPr>
            <w:tcW w:w="6002" w:type="dxa"/>
            <w:shd w:val="clear" w:color="auto" w:fill="auto"/>
            <w:tcMar>
              <w:top w:w="100" w:type="dxa"/>
              <w:left w:w="100" w:type="dxa"/>
              <w:bottom w:w="100" w:type="dxa"/>
              <w:right w:w="100" w:type="dxa"/>
            </w:tcMar>
          </w:tcPr>
          <w:p w14:paraId="598D7F2E" w14:textId="77777777" w:rsidR="00D47F8F" w:rsidRPr="001E6694" w:rsidRDefault="00D47F8F" w:rsidP="004C06C9">
            <w:pPr>
              <w:widowControl w:val="0"/>
              <w:spacing w:after="120"/>
              <w:rPr>
                <w:lang w:val="en-US"/>
              </w:rPr>
            </w:pPr>
            <w:r w:rsidRPr="004C06C9">
              <w:rPr>
                <w:lang w:val="en-US"/>
              </w:rPr>
              <w:t xml:space="preserve">Digital Methods Initiative. </w:t>
            </w:r>
            <w:r w:rsidRPr="001E6694">
              <w:rPr>
                <w:lang w:val="en-US"/>
              </w:rPr>
              <w:t xml:space="preserve">(2020). </w:t>
            </w:r>
            <w:r w:rsidRPr="001E6694">
              <w:rPr>
                <w:i/>
                <w:lang w:val="en-US"/>
              </w:rPr>
              <w:t>DMI Tools</w:t>
            </w:r>
            <w:r w:rsidRPr="001E6694">
              <w:rPr>
                <w:lang w:val="en-US"/>
              </w:rPr>
              <w:t>.</w:t>
            </w:r>
          </w:p>
        </w:tc>
        <w:tc>
          <w:tcPr>
            <w:tcW w:w="1559" w:type="dxa"/>
            <w:shd w:val="clear" w:color="auto" w:fill="auto"/>
            <w:tcMar>
              <w:top w:w="100" w:type="dxa"/>
              <w:left w:w="100" w:type="dxa"/>
              <w:bottom w:w="100" w:type="dxa"/>
              <w:right w:w="100" w:type="dxa"/>
            </w:tcMar>
          </w:tcPr>
          <w:p w14:paraId="2454E526" w14:textId="77777777" w:rsidR="00D47F8F" w:rsidRPr="004C06C9" w:rsidRDefault="00D47F8F" w:rsidP="004C06C9">
            <w:pPr>
              <w:widowControl w:val="0"/>
              <w:spacing w:after="120"/>
            </w:pPr>
            <w:r w:rsidRPr="004C06C9">
              <w:t>Sitio web</w:t>
            </w:r>
          </w:p>
        </w:tc>
        <w:tc>
          <w:tcPr>
            <w:tcW w:w="4111" w:type="dxa"/>
            <w:shd w:val="clear" w:color="auto" w:fill="auto"/>
            <w:tcMar>
              <w:top w:w="100" w:type="dxa"/>
              <w:left w:w="100" w:type="dxa"/>
              <w:bottom w:w="100" w:type="dxa"/>
              <w:right w:w="100" w:type="dxa"/>
            </w:tcMar>
          </w:tcPr>
          <w:p w14:paraId="67E7A9AF" w14:textId="77777777" w:rsidR="00D47F8F" w:rsidRPr="004C06C9" w:rsidRDefault="00D47F8F" w:rsidP="004C06C9">
            <w:pPr>
              <w:widowControl w:val="0"/>
              <w:spacing w:after="120"/>
            </w:pPr>
            <w:hyperlink r:id="rId98" w:history="1">
              <w:r w:rsidRPr="004C06C9">
                <w:rPr>
                  <w:rStyle w:val="Hipervnculo"/>
                </w:rPr>
                <w:t>https://wiki.digitalmethods.net/Dmi/ToolDatabase</w:t>
              </w:r>
            </w:hyperlink>
            <w:r w:rsidRPr="004C06C9">
              <w:t xml:space="preserve"> </w:t>
            </w:r>
          </w:p>
        </w:tc>
      </w:tr>
      <w:tr w:rsidR="00D47F8F" w:rsidRPr="007F3702" w14:paraId="77080F67" w14:textId="77777777" w:rsidTr="001E6694">
        <w:tc>
          <w:tcPr>
            <w:tcW w:w="2310" w:type="dxa"/>
            <w:shd w:val="clear" w:color="auto" w:fill="auto"/>
            <w:tcMar>
              <w:top w:w="100" w:type="dxa"/>
              <w:left w:w="100" w:type="dxa"/>
              <w:bottom w:w="100" w:type="dxa"/>
              <w:right w:w="100" w:type="dxa"/>
            </w:tcMar>
          </w:tcPr>
          <w:p w14:paraId="572703BC" w14:textId="77777777" w:rsidR="00D47F8F" w:rsidRPr="004C06C9" w:rsidRDefault="00D47F8F" w:rsidP="004C06C9">
            <w:pPr>
              <w:widowControl w:val="0"/>
              <w:spacing w:after="120"/>
            </w:pPr>
            <w:r w:rsidRPr="004C06C9">
              <w:t>ABC del OLAP</w:t>
            </w:r>
          </w:p>
        </w:tc>
        <w:tc>
          <w:tcPr>
            <w:tcW w:w="6002" w:type="dxa"/>
            <w:shd w:val="clear" w:color="auto" w:fill="auto"/>
            <w:tcMar>
              <w:top w:w="100" w:type="dxa"/>
              <w:left w:w="100" w:type="dxa"/>
              <w:bottom w:w="100" w:type="dxa"/>
              <w:right w:w="100" w:type="dxa"/>
            </w:tcMar>
          </w:tcPr>
          <w:p w14:paraId="0EC71AF7" w14:textId="77777777" w:rsidR="00D47F8F" w:rsidRPr="004C06C9" w:rsidRDefault="00D47F8F" w:rsidP="004C06C9">
            <w:pPr>
              <w:widowControl w:val="0"/>
              <w:spacing w:after="120"/>
              <w:rPr>
                <w:lang w:val="es-CO"/>
              </w:rPr>
            </w:pPr>
            <w:r w:rsidRPr="004C06C9">
              <w:t xml:space="preserve">Evaluando Software. </w:t>
            </w:r>
            <w:r>
              <w:t>(</w:t>
            </w:r>
            <w:r w:rsidRPr="004C06C9">
              <w:t>2022</w:t>
            </w:r>
            <w:r>
              <w:t>)</w:t>
            </w:r>
            <w:r w:rsidRPr="004C06C9">
              <w:t xml:space="preserve">. </w:t>
            </w:r>
            <w:r w:rsidRPr="004C06C9">
              <w:rPr>
                <w:i/>
                <w:lang w:val="es-CO"/>
              </w:rPr>
              <w:t>ABC del OLAP</w:t>
            </w:r>
            <w:r w:rsidRPr="004C06C9">
              <w:rPr>
                <w:lang w:val="es-CO"/>
              </w:rPr>
              <w:t>.</w:t>
            </w:r>
          </w:p>
        </w:tc>
        <w:tc>
          <w:tcPr>
            <w:tcW w:w="1559" w:type="dxa"/>
            <w:shd w:val="clear" w:color="auto" w:fill="auto"/>
            <w:tcMar>
              <w:top w:w="100" w:type="dxa"/>
              <w:left w:w="100" w:type="dxa"/>
              <w:bottom w:w="100" w:type="dxa"/>
              <w:right w:w="100" w:type="dxa"/>
            </w:tcMar>
          </w:tcPr>
          <w:p w14:paraId="07623D24" w14:textId="77777777" w:rsidR="00D47F8F" w:rsidRPr="004C06C9" w:rsidRDefault="00D47F8F" w:rsidP="004C06C9">
            <w:pPr>
              <w:widowControl w:val="0"/>
              <w:spacing w:after="120"/>
            </w:pPr>
            <w:r w:rsidRPr="004C06C9">
              <w:t>Sitio web</w:t>
            </w:r>
          </w:p>
        </w:tc>
        <w:tc>
          <w:tcPr>
            <w:tcW w:w="4111" w:type="dxa"/>
            <w:shd w:val="clear" w:color="auto" w:fill="auto"/>
            <w:tcMar>
              <w:top w:w="100" w:type="dxa"/>
              <w:left w:w="100" w:type="dxa"/>
              <w:bottom w:w="100" w:type="dxa"/>
              <w:right w:w="100" w:type="dxa"/>
            </w:tcMar>
          </w:tcPr>
          <w:p w14:paraId="5ED04586" w14:textId="77777777" w:rsidR="00D47F8F" w:rsidRPr="004C06C9" w:rsidRDefault="00D47F8F" w:rsidP="004C06C9">
            <w:pPr>
              <w:widowControl w:val="0"/>
              <w:spacing w:after="120"/>
            </w:pPr>
            <w:hyperlink r:id="rId99" w:history="1">
              <w:r w:rsidRPr="004C06C9">
                <w:rPr>
                  <w:rStyle w:val="Hipervnculo"/>
                </w:rPr>
                <w:t>https://www.evaluandosoftware.com/abc-del-olap/</w:t>
              </w:r>
            </w:hyperlink>
            <w:r w:rsidRPr="004C06C9">
              <w:t xml:space="preserve"> </w:t>
            </w:r>
          </w:p>
        </w:tc>
      </w:tr>
      <w:tr w:rsidR="00763BF1" w:rsidRPr="007F3702" w14:paraId="76BA7BA8" w14:textId="77777777" w:rsidTr="001E6694">
        <w:tc>
          <w:tcPr>
            <w:tcW w:w="2310" w:type="dxa"/>
            <w:shd w:val="clear" w:color="auto" w:fill="auto"/>
            <w:tcMar>
              <w:top w:w="100" w:type="dxa"/>
              <w:left w:w="100" w:type="dxa"/>
              <w:bottom w:w="100" w:type="dxa"/>
              <w:right w:w="100" w:type="dxa"/>
            </w:tcMar>
          </w:tcPr>
          <w:p w14:paraId="6B048287" w14:textId="4B84B765" w:rsidR="00763BF1" w:rsidRPr="004C06C9" w:rsidRDefault="00763BF1" w:rsidP="004C06C9">
            <w:pPr>
              <w:widowControl w:val="0"/>
              <w:spacing w:after="120"/>
            </w:pPr>
            <w:r>
              <w:t>Ciencia de datos</w:t>
            </w:r>
          </w:p>
        </w:tc>
        <w:tc>
          <w:tcPr>
            <w:tcW w:w="6002" w:type="dxa"/>
            <w:shd w:val="clear" w:color="auto" w:fill="auto"/>
            <w:tcMar>
              <w:top w:w="100" w:type="dxa"/>
              <w:left w:w="100" w:type="dxa"/>
              <w:bottom w:w="100" w:type="dxa"/>
              <w:right w:w="100" w:type="dxa"/>
            </w:tcMar>
          </w:tcPr>
          <w:p w14:paraId="27105B66" w14:textId="05981AB0" w:rsidR="00763BF1" w:rsidRPr="004C06C9" w:rsidRDefault="00763BF1">
            <w:pPr>
              <w:widowControl w:val="0"/>
              <w:spacing w:after="120"/>
            </w:pPr>
            <w:r w:rsidRPr="00763BF1">
              <w:t>García, J.</w:t>
            </w:r>
            <w:r>
              <w:t>, Molina, J. M., Berlanga, A., Patricio, M. A., Bustamante, A. L. y Padilla, W. R.</w:t>
            </w:r>
            <w:r w:rsidRPr="00763BF1">
              <w:t xml:space="preserve"> (2018). </w:t>
            </w:r>
            <w:r w:rsidRPr="001E6694">
              <w:rPr>
                <w:i/>
              </w:rPr>
              <w:t>Ciencia de datos: técnicas analíticas y aprendizaje estadístico en un enfoque práctico</w:t>
            </w:r>
            <w:r w:rsidRPr="00763BF1">
              <w:t xml:space="preserve">. </w:t>
            </w:r>
            <w:proofErr w:type="spellStart"/>
            <w:r w:rsidRPr="00763BF1">
              <w:t>Altaria</w:t>
            </w:r>
            <w:proofErr w:type="spellEnd"/>
            <w:r w:rsidRPr="00763BF1">
              <w:t>.</w:t>
            </w:r>
          </w:p>
        </w:tc>
        <w:tc>
          <w:tcPr>
            <w:tcW w:w="1559" w:type="dxa"/>
            <w:shd w:val="clear" w:color="auto" w:fill="auto"/>
            <w:tcMar>
              <w:top w:w="100" w:type="dxa"/>
              <w:left w:w="100" w:type="dxa"/>
              <w:bottom w:w="100" w:type="dxa"/>
              <w:right w:w="100" w:type="dxa"/>
            </w:tcMar>
          </w:tcPr>
          <w:p w14:paraId="398F1054" w14:textId="7263C8C7" w:rsidR="00763BF1" w:rsidRPr="004C06C9" w:rsidRDefault="00763BF1" w:rsidP="004C06C9">
            <w:pPr>
              <w:widowControl w:val="0"/>
              <w:spacing w:after="120"/>
            </w:pPr>
            <w:r>
              <w:t>Libro</w:t>
            </w:r>
          </w:p>
        </w:tc>
        <w:tc>
          <w:tcPr>
            <w:tcW w:w="4111" w:type="dxa"/>
            <w:shd w:val="clear" w:color="auto" w:fill="auto"/>
            <w:tcMar>
              <w:top w:w="100" w:type="dxa"/>
              <w:left w:w="100" w:type="dxa"/>
              <w:bottom w:w="100" w:type="dxa"/>
              <w:right w:w="100" w:type="dxa"/>
            </w:tcMar>
          </w:tcPr>
          <w:p w14:paraId="407229CD" w14:textId="7788E1C4" w:rsidR="00763BF1" w:rsidRPr="004C06C9" w:rsidRDefault="00763BF1" w:rsidP="004C06C9">
            <w:pPr>
              <w:widowControl w:val="0"/>
              <w:spacing w:after="120"/>
            </w:pPr>
            <w:hyperlink r:id="rId100" w:history="1">
              <w:r w:rsidRPr="00DC1F5B">
                <w:rPr>
                  <w:rStyle w:val="Hipervnculo"/>
                </w:rPr>
                <w:t>https://www.amazon.com/-/es/Jes%C3%BAs-Garc%C3%ADa-Herrero/dp/8494731963</w:t>
              </w:r>
            </w:hyperlink>
            <w:r>
              <w:t xml:space="preserve"> </w:t>
            </w:r>
          </w:p>
        </w:tc>
      </w:tr>
      <w:tr w:rsidR="00D47F8F" w:rsidRPr="007F3702" w14:paraId="77EC8D5E" w14:textId="77777777" w:rsidTr="001E6694">
        <w:tc>
          <w:tcPr>
            <w:tcW w:w="2310" w:type="dxa"/>
            <w:shd w:val="clear" w:color="auto" w:fill="auto"/>
            <w:tcMar>
              <w:top w:w="100" w:type="dxa"/>
              <w:left w:w="100" w:type="dxa"/>
              <w:bottom w:w="100" w:type="dxa"/>
              <w:right w:w="100" w:type="dxa"/>
            </w:tcMar>
          </w:tcPr>
          <w:p w14:paraId="02602CAD" w14:textId="77777777" w:rsidR="00D47F8F" w:rsidRPr="004C06C9" w:rsidRDefault="00D47F8F" w:rsidP="004C06C9">
            <w:pPr>
              <w:widowControl w:val="0"/>
              <w:spacing w:after="120"/>
            </w:pPr>
            <w:r w:rsidRPr="004C06C9">
              <w:t>CRISP-DM</w:t>
            </w:r>
          </w:p>
        </w:tc>
        <w:tc>
          <w:tcPr>
            <w:tcW w:w="6002" w:type="dxa"/>
            <w:shd w:val="clear" w:color="auto" w:fill="auto"/>
            <w:tcMar>
              <w:top w:w="100" w:type="dxa"/>
              <w:left w:w="100" w:type="dxa"/>
              <w:bottom w:w="100" w:type="dxa"/>
              <w:right w:w="100" w:type="dxa"/>
            </w:tcMar>
          </w:tcPr>
          <w:p w14:paraId="3E9E9DBF" w14:textId="77777777" w:rsidR="00D47F8F" w:rsidRPr="004C06C9" w:rsidRDefault="00D47F8F" w:rsidP="004C06C9">
            <w:pPr>
              <w:widowControl w:val="0"/>
              <w:spacing w:after="120"/>
            </w:pPr>
            <w:r w:rsidRPr="004C06C9">
              <w:t xml:space="preserve">IBM. </w:t>
            </w:r>
            <w:r>
              <w:t>(</w:t>
            </w:r>
            <w:r w:rsidRPr="004C06C9">
              <w:t>202</w:t>
            </w:r>
            <w:r>
              <w:t>1)</w:t>
            </w:r>
            <w:r w:rsidRPr="004C06C9">
              <w:t xml:space="preserve">. </w:t>
            </w:r>
            <w:r w:rsidRPr="004C06C9">
              <w:rPr>
                <w:i/>
              </w:rPr>
              <w:t>Conceptos básicos de ayuda de CRISP</w:t>
            </w:r>
            <w:r>
              <w:rPr>
                <w:i/>
              </w:rPr>
              <w:t>-</w:t>
            </w:r>
            <w:r w:rsidRPr="004C06C9">
              <w:rPr>
                <w:i/>
              </w:rPr>
              <w:t>DM</w:t>
            </w:r>
            <w:r w:rsidRPr="004C06C9">
              <w:t>.</w:t>
            </w:r>
          </w:p>
        </w:tc>
        <w:tc>
          <w:tcPr>
            <w:tcW w:w="1559" w:type="dxa"/>
            <w:shd w:val="clear" w:color="auto" w:fill="auto"/>
            <w:tcMar>
              <w:top w:w="100" w:type="dxa"/>
              <w:left w:w="100" w:type="dxa"/>
              <w:bottom w:w="100" w:type="dxa"/>
              <w:right w:w="100" w:type="dxa"/>
            </w:tcMar>
          </w:tcPr>
          <w:p w14:paraId="66168B5E" w14:textId="77777777" w:rsidR="00D47F8F" w:rsidRPr="004C06C9" w:rsidRDefault="00D47F8F" w:rsidP="004C06C9">
            <w:pPr>
              <w:widowControl w:val="0"/>
              <w:spacing w:after="120"/>
            </w:pPr>
            <w:r w:rsidRPr="004C06C9">
              <w:t>Sitio web</w:t>
            </w:r>
          </w:p>
        </w:tc>
        <w:tc>
          <w:tcPr>
            <w:tcW w:w="4111" w:type="dxa"/>
            <w:shd w:val="clear" w:color="auto" w:fill="auto"/>
            <w:tcMar>
              <w:top w:w="100" w:type="dxa"/>
              <w:left w:w="100" w:type="dxa"/>
              <w:bottom w:w="100" w:type="dxa"/>
              <w:right w:w="100" w:type="dxa"/>
            </w:tcMar>
          </w:tcPr>
          <w:p w14:paraId="09ED83F9" w14:textId="77777777" w:rsidR="00D47F8F" w:rsidRPr="004C06C9" w:rsidRDefault="00D47F8F" w:rsidP="004C06C9">
            <w:pPr>
              <w:widowControl w:val="0"/>
              <w:spacing w:after="120"/>
            </w:pPr>
            <w:hyperlink r:id="rId101" w:history="1">
              <w:r w:rsidRPr="004C06C9">
                <w:rPr>
                  <w:rStyle w:val="Hipervnculo"/>
                </w:rPr>
                <w:t>https://www.ibm.com/docs/es/spss-modeler/saas?topic=dm-crisp-help-</w:t>
              </w:r>
              <w:r w:rsidRPr="004C06C9">
                <w:rPr>
                  <w:rStyle w:val="Hipervnculo"/>
                </w:rPr>
                <w:lastRenderedPageBreak/>
                <w:t>overview</w:t>
              </w:r>
            </w:hyperlink>
            <w:r w:rsidRPr="004C06C9">
              <w:t xml:space="preserve"> </w:t>
            </w:r>
          </w:p>
        </w:tc>
      </w:tr>
      <w:tr w:rsidR="00487669" w:rsidRPr="007F3702" w14:paraId="6F3F1C6B" w14:textId="77777777" w:rsidTr="001E6694">
        <w:tc>
          <w:tcPr>
            <w:tcW w:w="2310" w:type="dxa"/>
            <w:shd w:val="clear" w:color="auto" w:fill="auto"/>
            <w:tcMar>
              <w:top w:w="100" w:type="dxa"/>
              <w:left w:w="100" w:type="dxa"/>
              <w:bottom w:w="100" w:type="dxa"/>
              <w:right w:w="100" w:type="dxa"/>
            </w:tcMar>
          </w:tcPr>
          <w:p w14:paraId="6500D78D" w14:textId="1959573E" w:rsidR="00487669" w:rsidRPr="004C06C9" w:rsidRDefault="005F3421" w:rsidP="004C06C9">
            <w:pPr>
              <w:widowControl w:val="0"/>
              <w:spacing w:after="120"/>
            </w:pPr>
            <w:r>
              <w:lastRenderedPageBreak/>
              <w:t>Ciencia de datos</w:t>
            </w:r>
          </w:p>
        </w:tc>
        <w:tc>
          <w:tcPr>
            <w:tcW w:w="6002" w:type="dxa"/>
            <w:shd w:val="clear" w:color="auto" w:fill="auto"/>
            <w:tcMar>
              <w:top w:w="100" w:type="dxa"/>
              <w:left w:w="100" w:type="dxa"/>
              <w:bottom w:w="100" w:type="dxa"/>
              <w:right w:w="100" w:type="dxa"/>
            </w:tcMar>
          </w:tcPr>
          <w:p w14:paraId="6C5A1709" w14:textId="1FFB9E16" w:rsidR="00487669" w:rsidRPr="004C06C9" w:rsidRDefault="00487669" w:rsidP="004C06C9">
            <w:pPr>
              <w:widowControl w:val="0"/>
              <w:spacing w:after="120"/>
            </w:pPr>
            <w:r>
              <w:t xml:space="preserve">Jones, H. (2019). </w:t>
            </w:r>
            <w:r w:rsidRPr="001E6694">
              <w:rPr>
                <w:i/>
              </w:rPr>
              <w:t xml:space="preserve">Ciencia de los datos: La guía definitiva sobre análisis de datos, minería de datos, almacenamiento de datos, visualización de datos, </w:t>
            </w:r>
            <w:proofErr w:type="spellStart"/>
            <w:r w:rsidRPr="001E6694">
              <w:rPr>
                <w:i/>
              </w:rPr>
              <w:t>big</w:t>
            </w:r>
            <w:proofErr w:type="spellEnd"/>
            <w:r w:rsidRPr="001E6694">
              <w:rPr>
                <w:i/>
              </w:rPr>
              <w:t xml:space="preserve"> data para empresas y aprendizaje automático para principiantes</w:t>
            </w:r>
            <w:r>
              <w:t>.</w:t>
            </w:r>
          </w:p>
        </w:tc>
        <w:tc>
          <w:tcPr>
            <w:tcW w:w="1559" w:type="dxa"/>
            <w:shd w:val="clear" w:color="auto" w:fill="auto"/>
            <w:tcMar>
              <w:top w:w="100" w:type="dxa"/>
              <w:left w:w="100" w:type="dxa"/>
              <w:bottom w:w="100" w:type="dxa"/>
              <w:right w:w="100" w:type="dxa"/>
            </w:tcMar>
          </w:tcPr>
          <w:p w14:paraId="573293CD" w14:textId="2CB42961" w:rsidR="00487669" w:rsidRPr="004C06C9" w:rsidRDefault="00487669" w:rsidP="004C06C9">
            <w:pPr>
              <w:widowControl w:val="0"/>
              <w:spacing w:after="120"/>
            </w:pPr>
            <w:r>
              <w:t>Libro</w:t>
            </w:r>
          </w:p>
        </w:tc>
        <w:tc>
          <w:tcPr>
            <w:tcW w:w="4111" w:type="dxa"/>
            <w:shd w:val="clear" w:color="auto" w:fill="auto"/>
            <w:tcMar>
              <w:top w:w="100" w:type="dxa"/>
              <w:left w:w="100" w:type="dxa"/>
              <w:bottom w:w="100" w:type="dxa"/>
              <w:right w:w="100" w:type="dxa"/>
            </w:tcMar>
          </w:tcPr>
          <w:p w14:paraId="4A5D1017" w14:textId="3A784D8E" w:rsidR="00487669" w:rsidRPr="003B738F" w:rsidRDefault="00487669" w:rsidP="004C06C9">
            <w:pPr>
              <w:widowControl w:val="0"/>
              <w:spacing w:after="120"/>
            </w:pPr>
            <w:hyperlink r:id="rId102" w:history="1">
              <w:r w:rsidRPr="00DC1F5B">
                <w:rPr>
                  <w:rStyle w:val="Hipervnculo"/>
                </w:rPr>
                <w:t>https://www.amazon.com/-/es/Herbert-Jones/dp/109080296X</w:t>
              </w:r>
            </w:hyperlink>
            <w:r>
              <w:t xml:space="preserve"> </w:t>
            </w:r>
          </w:p>
        </w:tc>
      </w:tr>
      <w:tr w:rsidR="00D47F8F" w:rsidRPr="007F3702" w14:paraId="7C1D241F" w14:textId="77777777" w:rsidTr="001E6694">
        <w:tc>
          <w:tcPr>
            <w:tcW w:w="2310" w:type="dxa"/>
            <w:shd w:val="clear" w:color="auto" w:fill="auto"/>
            <w:tcMar>
              <w:top w:w="100" w:type="dxa"/>
              <w:left w:w="100" w:type="dxa"/>
              <w:bottom w:w="100" w:type="dxa"/>
              <w:right w:w="100" w:type="dxa"/>
            </w:tcMar>
          </w:tcPr>
          <w:p w14:paraId="21C0CE2F" w14:textId="20B6C7BC" w:rsidR="00D47F8F" w:rsidRPr="004C06C9" w:rsidRDefault="00D47F8F" w:rsidP="004C06C9">
            <w:pPr>
              <w:widowControl w:val="0"/>
              <w:spacing w:after="120"/>
            </w:pPr>
            <w:r>
              <w:t>Ciencia de datos</w:t>
            </w:r>
          </w:p>
        </w:tc>
        <w:tc>
          <w:tcPr>
            <w:tcW w:w="6002" w:type="dxa"/>
            <w:shd w:val="clear" w:color="auto" w:fill="auto"/>
            <w:tcMar>
              <w:top w:w="100" w:type="dxa"/>
              <w:left w:w="100" w:type="dxa"/>
              <w:bottom w:w="100" w:type="dxa"/>
              <w:right w:w="100" w:type="dxa"/>
            </w:tcMar>
          </w:tcPr>
          <w:p w14:paraId="7CB29E23" w14:textId="2CAAB77F" w:rsidR="00D47F8F" w:rsidRPr="004C06C9" w:rsidRDefault="00194833">
            <w:pPr>
              <w:widowControl w:val="0"/>
              <w:spacing w:after="120"/>
            </w:pPr>
            <w:r>
              <w:t xml:space="preserve">Martín, I. y </w:t>
            </w:r>
            <w:r w:rsidR="00D47F8F" w:rsidRPr="00D47F8F">
              <w:t xml:space="preserve">Fernández, A. (2020). </w:t>
            </w:r>
            <w:r w:rsidR="00D47F8F" w:rsidRPr="001E6694">
              <w:rPr>
                <w:i/>
              </w:rPr>
              <w:t>Ciencia de datos para la ciberseguridad.</w:t>
            </w:r>
            <w:r w:rsidR="00D47F8F" w:rsidRPr="00D47F8F">
              <w:t xml:space="preserve"> </w:t>
            </w:r>
            <w:r w:rsidR="00763BF1">
              <w:t>Edición</w:t>
            </w:r>
            <w:r w:rsidR="00EE26EA">
              <w:t xml:space="preserve"> Ra-Ma</w:t>
            </w:r>
            <w:r w:rsidR="00370702">
              <w:t>.</w:t>
            </w:r>
          </w:p>
        </w:tc>
        <w:tc>
          <w:tcPr>
            <w:tcW w:w="1559" w:type="dxa"/>
            <w:shd w:val="clear" w:color="auto" w:fill="auto"/>
            <w:tcMar>
              <w:top w:w="100" w:type="dxa"/>
              <w:left w:w="100" w:type="dxa"/>
              <w:bottom w:w="100" w:type="dxa"/>
              <w:right w:w="100" w:type="dxa"/>
            </w:tcMar>
          </w:tcPr>
          <w:p w14:paraId="6B69A657" w14:textId="52F5AC80" w:rsidR="00D47F8F" w:rsidRPr="004C06C9" w:rsidRDefault="00D47F8F" w:rsidP="004C06C9">
            <w:pPr>
              <w:widowControl w:val="0"/>
              <w:spacing w:after="120"/>
            </w:pPr>
            <w:r>
              <w:t>Libro</w:t>
            </w:r>
          </w:p>
        </w:tc>
        <w:tc>
          <w:tcPr>
            <w:tcW w:w="4111" w:type="dxa"/>
            <w:shd w:val="clear" w:color="auto" w:fill="auto"/>
            <w:tcMar>
              <w:top w:w="100" w:type="dxa"/>
              <w:left w:w="100" w:type="dxa"/>
              <w:bottom w:w="100" w:type="dxa"/>
              <w:right w:w="100" w:type="dxa"/>
            </w:tcMar>
          </w:tcPr>
          <w:p w14:paraId="4F1F3ABC" w14:textId="054C032A" w:rsidR="00D47F8F" w:rsidRPr="003B738F" w:rsidRDefault="00EA2F19" w:rsidP="004C06C9">
            <w:pPr>
              <w:widowControl w:val="0"/>
              <w:spacing w:after="120"/>
            </w:pPr>
            <w:hyperlink r:id="rId103" w:history="1">
              <w:r w:rsidRPr="00DC1F5B">
                <w:rPr>
                  <w:rStyle w:val="Hipervnculo"/>
                </w:rPr>
                <w:t>https://bit.ly/3U2jvqQ</w:t>
              </w:r>
            </w:hyperlink>
            <w:r>
              <w:t xml:space="preserve"> </w:t>
            </w:r>
          </w:p>
        </w:tc>
      </w:tr>
      <w:tr w:rsidR="00867F4E" w:rsidRPr="007F3702" w14:paraId="1B5533DE" w14:textId="77777777" w:rsidTr="001E6694">
        <w:tc>
          <w:tcPr>
            <w:tcW w:w="2310" w:type="dxa"/>
            <w:shd w:val="clear" w:color="auto" w:fill="auto"/>
            <w:tcMar>
              <w:top w:w="100" w:type="dxa"/>
              <w:left w:w="100" w:type="dxa"/>
              <w:bottom w:w="100" w:type="dxa"/>
              <w:right w:w="100" w:type="dxa"/>
            </w:tcMar>
          </w:tcPr>
          <w:p w14:paraId="59384ED8" w14:textId="77777777" w:rsidR="00867F4E" w:rsidRPr="001E6694" w:rsidRDefault="009E2241">
            <w:pPr>
              <w:widowControl w:val="0"/>
              <w:pBdr>
                <w:top w:val="nil"/>
                <w:left w:val="nil"/>
                <w:bottom w:val="nil"/>
                <w:right w:val="nil"/>
                <w:between w:val="nil"/>
              </w:pBdr>
              <w:spacing w:after="120"/>
            </w:pPr>
            <w:r w:rsidRPr="001E6694">
              <w:t>Procesos ETL</w:t>
            </w:r>
          </w:p>
        </w:tc>
        <w:tc>
          <w:tcPr>
            <w:tcW w:w="6002" w:type="dxa"/>
            <w:shd w:val="clear" w:color="auto" w:fill="auto"/>
            <w:tcMar>
              <w:top w:w="100" w:type="dxa"/>
              <w:left w:w="100" w:type="dxa"/>
              <w:bottom w:w="100" w:type="dxa"/>
              <w:right w:w="100" w:type="dxa"/>
            </w:tcMar>
          </w:tcPr>
          <w:p w14:paraId="60359187" w14:textId="3992236C" w:rsidR="00867F4E" w:rsidRPr="001E6694" w:rsidRDefault="00915C09">
            <w:pPr>
              <w:widowControl w:val="0"/>
              <w:pBdr>
                <w:top w:val="nil"/>
                <w:left w:val="nil"/>
                <w:bottom w:val="nil"/>
                <w:right w:val="nil"/>
                <w:between w:val="nil"/>
              </w:pBdr>
              <w:spacing w:after="120"/>
            </w:pPr>
            <w:r w:rsidRPr="001E6694">
              <w:t xml:space="preserve">Microsoft. </w:t>
            </w:r>
            <w:r w:rsidR="00116104">
              <w:t>(s. f.)</w:t>
            </w:r>
            <w:r w:rsidRPr="001E6694">
              <w:t xml:space="preserve">. </w:t>
            </w:r>
            <w:r w:rsidRPr="001E6694">
              <w:rPr>
                <w:i/>
              </w:rPr>
              <w:t>Extracción, transformación y carga de datos</w:t>
            </w:r>
            <w:r w:rsidR="00116104" w:rsidRPr="001E6694">
              <w:rPr>
                <w:i/>
              </w:rPr>
              <w:t xml:space="preserve"> (ETL)</w:t>
            </w:r>
            <w:r w:rsidRPr="001E6694">
              <w:t>.</w:t>
            </w:r>
          </w:p>
        </w:tc>
        <w:tc>
          <w:tcPr>
            <w:tcW w:w="1559" w:type="dxa"/>
            <w:shd w:val="clear" w:color="auto" w:fill="auto"/>
            <w:tcMar>
              <w:top w:w="100" w:type="dxa"/>
              <w:left w:w="100" w:type="dxa"/>
              <w:bottom w:w="100" w:type="dxa"/>
              <w:right w:w="100" w:type="dxa"/>
            </w:tcMar>
          </w:tcPr>
          <w:p w14:paraId="021CD8D0" w14:textId="77777777" w:rsidR="00867F4E" w:rsidRPr="001E6694" w:rsidRDefault="009E2241">
            <w:pPr>
              <w:widowControl w:val="0"/>
              <w:pBdr>
                <w:top w:val="nil"/>
                <w:left w:val="nil"/>
                <w:bottom w:val="nil"/>
                <w:right w:val="nil"/>
                <w:between w:val="nil"/>
              </w:pBdr>
              <w:spacing w:after="120"/>
            </w:pPr>
            <w:r w:rsidRPr="001E6694">
              <w:t>Sitio web</w:t>
            </w:r>
          </w:p>
        </w:tc>
        <w:tc>
          <w:tcPr>
            <w:tcW w:w="4111" w:type="dxa"/>
            <w:shd w:val="clear" w:color="auto" w:fill="auto"/>
            <w:tcMar>
              <w:top w:w="100" w:type="dxa"/>
              <w:left w:w="100" w:type="dxa"/>
              <w:bottom w:w="100" w:type="dxa"/>
              <w:right w:w="100" w:type="dxa"/>
            </w:tcMar>
          </w:tcPr>
          <w:p w14:paraId="27B66534" w14:textId="161F1BE0" w:rsidR="00867F4E" w:rsidRPr="001E6694" w:rsidRDefault="009E2241">
            <w:pPr>
              <w:widowControl w:val="0"/>
              <w:pBdr>
                <w:top w:val="nil"/>
                <w:left w:val="nil"/>
                <w:bottom w:val="nil"/>
                <w:right w:val="nil"/>
                <w:between w:val="nil"/>
              </w:pBdr>
              <w:spacing w:after="120"/>
            </w:pPr>
            <w:hyperlink r:id="rId104" w:history="1">
              <w:r w:rsidR="000B6F8E" w:rsidRPr="001E6694">
                <w:rPr>
                  <w:rStyle w:val="Hipervnculo"/>
                </w:rPr>
                <w:t>https://learn.microsoft.com/es-es/azure/architecture/data-guide/relational-data/etl</w:t>
              </w:r>
            </w:hyperlink>
            <w:r w:rsidR="000B6F8E" w:rsidRPr="001E6694">
              <w:t xml:space="preserve"> </w:t>
            </w:r>
          </w:p>
        </w:tc>
      </w:tr>
      <w:tr w:rsidR="005F3421" w:rsidRPr="007F3702" w14:paraId="319424DE" w14:textId="77777777" w:rsidTr="001E6694">
        <w:tc>
          <w:tcPr>
            <w:tcW w:w="2310" w:type="dxa"/>
            <w:shd w:val="clear" w:color="auto" w:fill="auto"/>
            <w:tcMar>
              <w:top w:w="100" w:type="dxa"/>
              <w:left w:w="100" w:type="dxa"/>
              <w:bottom w:w="100" w:type="dxa"/>
              <w:right w:w="100" w:type="dxa"/>
            </w:tcMar>
          </w:tcPr>
          <w:p w14:paraId="021B1B61" w14:textId="157B6FF1" w:rsidR="005F3421" w:rsidRPr="007F3702" w:rsidRDefault="005F3421">
            <w:pPr>
              <w:widowControl w:val="0"/>
              <w:pBdr>
                <w:top w:val="nil"/>
                <w:left w:val="nil"/>
                <w:bottom w:val="nil"/>
                <w:right w:val="nil"/>
                <w:between w:val="nil"/>
              </w:pBdr>
              <w:spacing w:after="120"/>
            </w:pPr>
            <w:r>
              <w:t>Bases de datos</w:t>
            </w:r>
          </w:p>
        </w:tc>
        <w:tc>
          <w:tcPr>
            <w:tcW w:w="6002" w:type="dxa"/>
            <w:shd w:val="clear" w:color="auto" w:fill="auto"/>
            <w:tcMar>
              <w:top w:w="100" w:type="dxa"/>
              <w:left w:w="100" w:type="dxa"/>
              <w:bottom w:w="100" w:type="dxa"/>
              <w:right w:w="100" w:type="dxa"/>
            </w:tcMar>
          </w:tcPr>
          <w:p w14:paraId="64F61108" w14:textId="6985D121" w:rsidR="005F3421" w:rsidRPr="007F3702" w:rsidRDefault="005F3421">
            <w:pPr>
              <w:widowControl w:val="0"/>
              <w:pBdr>
                <w:top w:val="nil"/>
                <w:left w:val="nil"/>
                <w:bottom w:val="nil"/>
                <w:right w:val="nil"/>
                <w:between w:val="nil"/>
              </w:pBdr>
              <w:spacing w:after="120"/>
            </w:pPr>
            <w:r w:rsidRPr="005F3421">
              <w:t>Orbegozo, B</w:t>
            </w:r>
            <w:r w:rsidR="009E06C0">
              <w:t>. (2013</w:t>
            </w:r>
            <w:r w:rsidRPr="005F3421">
              <w:t xml:space="preserve">). </w:t>
            </w:r>
            <w:r w:rsidRPr="001E6694">
              <w:rPr>
                <w:i/>
              </w:rPr>
              <w:t>Gestión de bases de datos con SQL, MySQL y Access: curso práctico</w:t>
            </w:r>
            <w:r w:rsidRPr="005F3421">
              <w:t>. Alfaomega</w:t>
            </w:r>
            <w:r w:rsidR="009E06C0">
              <w:t xml:space="preserve">; </w:t>
            </w:r>
            <w:proofErr w:type="spellStart"/>
            <w:r w:rsidR="009E06C0">
              <w:t>Altaria</w:t>
            </w:r>
            <w:proofErr w:type="spellEnd"/>
            <w:r w:rsidR="009E06C0">
              <w:t>.</w:t>
            </w:r>
          </w:p>
        </w:tc>
        <w:tc>
          <w:tcPr>
            <w:tcW w:w="1559" w:type="dxa"/>
            <w:shd w:val="clear" w:color="auto" w:fill="auto"/>
            <w:tcMar>
              <w:top w:w="100" w:type="dxa"/>
              <w:left w:w="100" w:type="dxa"/>
              <w:bottom w:w="100" w:type="dxa"/>
              <w:right w:w="100" w:type="dxa"/>
            </w:tcMar>
          </w:tcPr>
          <w:p w14:paraId="4EF853F9" w14:textId="078A2E37" w:rsidR="005F3421" w:rsidRPr="007F3702" w:rsidRDefault="009E06C0">
            <w:pPr>
              <w:widowControl w:val="0"/>
              <w:pBdr>
                <w:top w:val="nil"/>
                <w:left w:val="nil"/>
                <w:bottom w:val="nil"/>
                <w:right w:val="nil"/>
                <w:between w:val="nil"/>
              </w:pBdr>
              <w:spacing w:after="120"/>
            </w:pPr>
            <w:r>
              <w:t>Libro</w:t>
            </w:r>
          </w:p>
        </w:tc>
        <w:tc>
          <w:tcPr>
            <w:tcW w:w="4111" w:type="dxa"/>
            <w:shd w:val="clear" w:color="auto" w:fill="auto"/>
            <w:tcMar>
              <w:top w:w="100" w:type="dxa"/>
              <w:left w:w="100" w:type="dxa"/>
              <w:bottom w:w="100" w:type="dxa"/>
              <w:right w:w="100" w:type="dxa"/>
            </w:tcMar>
          </w:tcPr>
          <w:p w14:paraId="27BA4FCD" w14:textId="02AFE095" w:rsidR="005F3421" w:rsidRPr="007F3702" w:rsidRDefault="009E06C0">
            <w:pPr>
              <w:widowControl w:val="0"/>
              <w:pBdr>
                <w:top w:val="nil"/>
                <w:left w:val="nil"/>
                <w:bottom w:val="nil"/>
                <w:right w:val="nil"/>
                <w:between w:val="nil"/>
              </w:pBdr>
              <w:spacing w:after="120"/>
            </w:pPr>
            <w:hyperlink r:id="rId105" w:history="1">
              <w:r w:rsidRPr="00DC1F5B">
                <w:rPr>
                  <w:rStyle w:val="Hipervnculo"/>
                </w:rPr>
                <w:t>https://bit.ly/3gsxAjD</w:t>
              </w:r>
            </w:hyperlink>
            <w:r>
              <w:t xml:space="preserve"> </w:t>
            </w:r>
          </w:p>
        </w:tc>
      </w:tr>
      <w:tr w:rsidR="00105C7D" w:rsidRPr="007F3702" w14:paraId="2D2CF249" w14:textId="77777777" w:rsidTr="001E6694">
        <w:tc>
          <w:tcPr>
            <w:tcW w:w="2310" w:type="dxa"/>
            <w:shd w:val="clear" w:color="auto" w:fill="auto"/>
            <w:tcMar>
              <w:top w:w="100" w:type="dxa"/>
              <w:left w:w="100" w:type="dxa"/>
              <w:bottom w:w="100" w:type="dxa"/>
              <w:right w:w="100" w:type="dxa"/>
            </w:tcMar>
          </w:tcPr>
          <w:p w14:paraId="524CCF15" w14:textId="720468BE" w:rsidR="00105C7D" w:rsidRDefault="00307A23">
            <w:pPr>
              <w:widowControl w:val="0"/>
              <w:pBdr>
                <w:top w:val="nil"/>
                <w:left w:val="nil"/>
                <w:bottom w:val="nil"/>
                <w:right w:val="nil"/>
                <w:between w:val="nil"/>
              </w:pBdr>
              <w:spacing w:after="120"/>
            </w:pPr>
            <w:r>
              <w:t>Gestión de las TSI</w:t>
            </w:r>
          </w:p>
        </w:tc>
        <w:tc>
          <w:tcPr>
            <w:tcW w:w="6002" w:type="dxa"/>
            <w:shd w:val="clear" w:color="auto" w:fill="auto"/>
            <w:tcMar>
              <w:top w:w="100" w:type="dxa"/>
              <w:left w:w="100" w:type="dxa"/>
              <w:bottom w:w="100" w:type="dxa"/>
              <w:right w:w="100" w:type="dxa"/>
            </w:tcMar>
          </w:tcPr>
          <w:p w14:paraId="67B1364A" w14:textId="77C34806" w:rsidR="00105C7D" w:rsidRPr="005F3421" w:rsidRDefault="00105C7D" w:rsidP="009E06C0">
            <w:pPr>
              <w:widowControl w:val="0"/>
              <w:pBdr>
                <w:top w:val="nil"/>
                <w:left w:val="nil"/>
                <w:bottom w:val="nil"/>
                <w:right w:val="nil"/>
                <w:between w:val="nil"/>
              </w:pBdr>
              <w:spacing w:after="120"/>
            </w:pPr>
            <w:proofErr w:type="spellStart"/>
            <w:r>
              <w:t>Piattini</w:t>
            </w:r>
            <w:proofErr w:type="spellEnd"/>
            <w:r>
              <w:t>, M. y</w:t>
            </w:r>
            <w:r w:rsidRPr="00105C7D">
              <w:t xml:space="preserve"> Ruiz, F. (2020). </w:t>
            </w:r>
            <w:r w:rsidRPr="001E6694">
              <w:rPr>
                <w:i/>
              </w:rPr>
              <w:t>Gobierno y Gestión de las Tecnologías y los Sistemas de Información</w:t>
            </w:r>
            <w:r w:rsidRPr="00105C7D">
              <w:t>. Ra-Ma.</w:t>
            </w:r>
          </w:p>
        </w:tc>
        <w:tc>
          <w:tcPr>
            <w:tcW w:w="1559" w:type="dxa"/>
            <w:shd w:val="clear" w:color="auto" w:fill="auto"/>
            <w:tcMar>
              <w:top w:w="100" w:type="dxa"/>
              <w:left w:w="100" w:type="dxa"/>
              <w:bottom w:w="100" w:type="dxa"/>
              <w:right w:w="100" w:type="dxa"/>
            </w:tcMar>
          </w:tcPr>
          <w:p w14:paraId="147C90AC" w14:textId="564408B5" w:rsidR="00105C7D" w:rsidRDefault="00691366">
            <w:pPr>
              <w:widowControl w:val="0"/>
              <w:pBdr>
                <w:top w:val="nil"/>
                <w:left w:val="nil"/>
                <w:bottom w:val="nil"/>
                <w:right w:val="nil"/>
                <w:between w:val="nil"/>
              </w:pBdr>
              <w:spacing w:after="120"/>
            </w:pPr>
            <w:r>
              <w:t>Libro</w:t>
            </w:r>
          </w:p>
        </w:tc>
        <w:tc>
          <w:tcPr>
            <w:tcW w:w="4111" w:type="dxa"/>
            <w:shd w:val="clear" w:color="auto" w:fill="auto"/>
            <w:tcMar>
              <w:top w:w="100" w:type="dxa"/>
              <w:left w:w="100" w:type="dxa"/>
              <w:bottom w:w="100" w:type="dxa"/>
              <w:right w:w="100" w:type="dxa"/>
            </w:tcMar>
          </w:tcPr>
          <w:p w14:paraId="09C6DD85" w14:textId="3BDCB1C7" w:rsidR="00105C7D" w:rsidRDefault="00691366">
            <w:pPr>
              <w:widowControl w:val="0"/>
              <w:pBdr>
                <w:top w:val="nil"/>
                <w:left w:val="nil"/>
                <w:bottom w:val="nil"/>
                <w:right w:val="nil"/>
                <w:between w:val="nil"/>
              </w:pBdr>
              <w:spacing w:after="120"/>
            </w:pPr>
            <w:hyperlink r:id="rId106" w:history="1">
              <w:r w:rsidRPr="00DC1F5B">
                <w:rPr>
                  <w:rStyle w:val="Hipervnculo"/>
                </w:rPr>
                <w:t>https://www.ra-ma.es/libro/gobierno-y-gestion-de-las-tecnologias-y-los-sistemas-de-informacion_104970/</w:t>
              </w:r>
            </w:hyperlink>
            <w:r>
              <w:t xml:space="preserve"> </w:t>
            </w:r>
          </w:p>
        </w:tc>
      </w:tr>
    </w:tbl>
    <w:p w14:paraId="001C4DEF" w14:textId="58E6779B" w:rsidR="000E0DA4" w:rsidRDefault="000E0DA4">
      <w:pPr>
        <w:spacing w:after="120" w:line="240" w:lineRule="auto"/>
      </w:pPr>
    </w:p>
    <w:p w14:paraId="1C874E7A" w14:textId="0DDA6608" w:rsidR="000E0DA4" w:rsidRDefault="000E0DA4">
      <w:pPr>
        <w:spacing w:after="120" w:line="240" w:lineRule="auto"/>
      </w:pPr>
    </w:p>
    <w:p w14:paraId="0E88EDDE" w14:textId="77777777" w:rsidR="000E0DA4" w:rsidRDefault="000E0DA4">
      <w:pPr>
        <w:spacing w:after="120" w:line="240" w:lineRule="auto"/>
      </w:pPr>
    </w:p>
    <w:p w14:paraId="0C32708D" w14:textId="77777777" w:rsidR="00867F4E" w:rsidRDefault="00867F4E">
      <w:pPr>
        <w:spacing w:after="120" w:line="240" w:lineRule="auto"/>
        <w:rPr>
          <w:b/>
        </w:rPr>
      </w:pPr>
      <w:bookmarkStart w:id="39" w:name="_heading=h.3znysh7" w:colFirst="0" w:colLast="0"/>
      <w:bookmarkEnd w:id="39"/>
    </w:p>
    <w:p w14:paraId="2A4CF37A" w14:textId="588F50A7" w:rsidR="00867F4E" w:rsidRDefault="00643879" w:rsidP="001E6694">
      <w:pPr>
        <w:pStyle w:val="Ttulo1"/>
        <w:spacing w:before="360" w:after="120"/>
      </w:pPr>
      <w:r>
        <w:lastRenderedPageBreak/>
        <w:t>Glosario</w:t>
      </w:r>
    </w:p>
    <w:p w14:paraId="42D048FF" w14:textId="77777777" w:rsidR="00B31628" w:rsidRDefault="00B31628">
      <w:pPr>
        <w:spacing w:after="120" w:line="240" w:lineRule="auto"/>
        <w:rPr>
          <w:b/>
        </w:rPr>
      </w:pPr>
    </w:p>
    <w:tbl>
      <w:tblPr>
        <w:tblStyle w:val="afff4"/>
        <w:tblW w:w="1398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047"/>
      </w:tblGrid>
      <w:tr w:rsidR="00867F4E" w14:paraId="2D667654" w14:textId="77777777" w:rsidTr="00D84E87">
        <w:trPr>
          <w:trHeight w:val="657"/>
        </w:trPr>
        <w:tc>
          <w:tcPr>
            <w:tcW w:w="1935" w:type="dxa"/>
            <w:shd w:val="clear" w:color="auto" w:fill="C9DAF8"/>
            <w:tcMar>
              <w:top w:w="100" w:type="dxa"/>
              <w:left w:w="100" w:type="dxa"/>
              <w:bottom w:w="100" w:type="dxa"/>
              <w:right w:w="100" w:type="dxa"/>
            </w:tcMar>
          </w:tcPr>
          <w:p w14:paraId="3D84393E" w14:textId="77777777" w:rsidR="00867F4E" w:rsidRDefault="009E2241">
            <w:pPr>
              <w:widowControl w:val="0"/>
              <w:pBdr>
                <w:top w:val="nil"/>
                <w:left w:val="nil"/>
                <w:bottom w:val="nil"/>
                <w:right w:val="nil"/>
                <w:between w:val="nil"/>
              </w:pBdr>
              <w:spacing w:after="120"/>
              <w:rPr>
                <w:b/>
              </w:rPr>
            </w:pPr>
            <w:r>
              <w:rPr>
                <w:b/>
              </w:rPr>
              <w:t>Tipo de recurso</w:t>
            </w:r>
          </w:p>
        </w:tc>
        <w:tc>
          <w:tcPr>
            <w:tcW w:w="12047" w:type="dxa"/>
            <w:shd w:val="clear" w:color="auto" w:fill="C9DAF8"/>
            <w:tcMar>
              <w:top w:w="100" w:type="dxa"/>
              <w:left w:w="100" w:type="dxa"/>
              <w:bottom w:w="100" w:type="dxa"/>
              <w:right w:w="100" w:type="dxa"/>
            </w:tcMar>
          </w:tcPr>
          <w:p w14:paraId="1494D971" w14:textId="77777777" w:rsidR="00867F4E" w:rsidRDefault="009E2241">
            <w:pPr>
              <w:pStyle w:val="Ttulo"/>
              <w:spacing w:after="120"/>
              <w:jc w:val="center"/>
              <w:rPr>
                <w:sz w:val="22"/>
                <w:szCs w:val="22"/>
              </w:rPr>
            </w:pPr>
            <w:bookmarkStart w:id="40" w:name="_heading=h.2et92p0" w:colFirst="0" w:colLast="0"/>
            <w:bookmarkEnd w:id="40"/>
            <w:r>
              <w:rPr>
                <w:sz w:val="22"/>
                <w:szCs w:val="22"/>
              </w:rPr>
              <w:t>Glosario</w:t>
            </w:r>
          </w:p>
        </w:tc>
      </w:tr>
      <w:tr w:rsidR="00AE0C28" w:rsidRPr="00AE0C28" w14:paraId="0B66C75A" w14:textId="77777777" w:rsidTr="00D84E87">
        <w:trPr>
          <w:trHeight w:val="657"/>
        </w:trPr>
        <w:tc>
          <w:tcPr>
            <w:tcW w:w="1935" w:type="dxa"/>
            <w:shd w:val="clear" w:color="auto" w:fill="auto"/>
            <w:tcMar>
              <w:top w:w="100" w:type="dxa"/>
              <w:left w:w="100" w:type="dxa"/>
              <w:bottom w:w="100" w:type="dxa"/>
              <w:right w:w="100" w:type="dxa"/>
            </w:tcMar>
          </w:tcPr>
          <w:p w14:paraId="31470CCE" w14:textId="67526152" w:rsidR="00AE0C28" w:rsidRPr="001E6694" w:rsidRDefault="00AE0C28">
            <w:pPr>
              <w:widowControl w:val="0"/>
              <w:pBdr>
                <w:top w:val="nil"/>
                <w:left w:val="nil"/>
                <w:bottom w:val="nil"/>
                <w:right w:val="nil"/>
                <w:between w:val="nil"/>
              </w:pBdr>
              <w:spacing w:after="120"/>
            </w:pPr>
            <w:r w:rsidRPr="001E6694">
              <w:t>CRISP-DM</w:t>
            </w:r>
            <w:r w:rsidR="00BD03AA" w:rsidRPr="001E6694">
              <w:t>:</w:t>
            </w:r>
          </w:p>
        </w:tc>
        <w:tc>
          <w:tcPr>
            <w:tcW w:w="12047" w:type="dxa"/>
            <w:shd w:val="clear" w:color="auto" w:fill="auto"/>
            <w:tcMar>
              <w:top w:w="100" w:type="dxa"/>
              <w:left w:w="100" w:type="dxa"/>
              <w:bottom w:w="100" w:type="dxa"/>
              <w:right w:w="100" w:type="dxa"/>
            </w:tcMar>
          </w:tcPr>
          <w:p w14:paraId="0DC2F612" w14:textId="42E06838" w:rsidR="00AE0C28" w:rsidRPr="00BD03AA" w:rsidRDefault="00606717" w:rsidP="00AE0C28">
            <w:pPr>
              <w:pStyle w:val="Ttulo"/>
              <w:spacing w:after="120"/>
              <w:rPr>
                <w:sz w:val="22"/>
                <w:szCs w:val="22"/>
                <w:lang w:val="es-CO"/>
              </w:rPr>
            </w:pPr>
            <w:r>
              <w:rPr>
                <w:sz w:val="22"/>
                <w:szCs w:val="22"/>
              </w:rPr>
              <w:t>l</w:t>
            </w:r>
            <w:r w:rsidR="006D0992">
              <w:rPr>
                <w:sz w:val="22"/>
                <w:szCs w:val="22"/>
                <w:lang w:val="es-CO"/>
              </w:rPr>
              <w:t xml:space="preserve">a </w:t>
            </w:r>
            <w:r w:rsidR="006D0992">
              <w:rPr>
                <w:i/>
                <w:sz w:val="22"/>
                <w:szCs w:val="22"/>
                <w:lang w:val="es-CO"/>
              </w:rPr>
              <w:t>C</w:t>
            </w:r>
            <w:r w:rsidR="00AE0C28" w:rsidRPr="001E6694">
              <w:rPr>
                <w:i/>
                <w:sz w:val="22"/>
                <w:szCs w:val="22"/>
                <w:lang w:val="es-CO"/>
              </w:rPr>
              <w:t>ross</w:t>
            </w:r>
            <w:r w:rsidR="006D0992">
              <w:rPr>
                <w:i/>
                <w:sz w:val="22"/>
                <w:szCs w:val="22"/>
                <w:lang w:val="es-CO"/>
              </w:rPr>
              <w:t xml:space="preserve"> </w:t>
            </w:r>
            <w:proofErr w:type="spellStart"/>
            <w:r w:rsidR="006D0992">
              <w:rPr>
                <w:i/>
                <w:sz w:val="22"/>
                <w:szCs w:val="22"/>
                <w:lang w:val="es-CO"/>
              </w:rPr>
              <w:t>I</w:t>
            </w:r>
            <w:r w:rsidR="00AE0C28" w:rsidRPr="001E6694">
              <w:rPr>
                <w:i/>
                <w:sz w:val="22"/>
                <w:szCs w:val="22"/>
                <w:lang w:val="es-CO"/>
              </w:rPr>
              <w:t>ndustry</w:t>
            </w:r>
            <w:proofErr w:type="spellEnd"/>
            <w:r w:rsidR="00AE0C28" w:rsidRPr="001E6694">
              <w:rPr>
                <w:i/>
                <w:sz w:val="22"/>
                <w:szCs w:val="22"/>
                <w:lang w:val="es-CO"/>
              </w:rPr>
              <w:t xml:space="preserve"> </w:t>
            </w:r>
            <w:r w:rsidR="006D0992">
              <w:rPr>
                <w:i/>
                <w:sz w:val="22"/>
                <w:szCs w:val="22"/>
                <w:lang w:val="es-CO"/>
              </w:rPr>
              <w:t>S</w:t>
            </w:r>
            <w:r w:rsidR="00AE0C28" w:rsidRPr="001E6694">
              <w:rPr>
                <w:i/>
                <w:sz w:val="22"/>
                <w:szCs w:val="22"/>
                <w:lang w:val="es-CO"/>
              </w:rPr>
              <w:t xml:space="preserve">tandard </w:t>
            </w:r>
            <w:proofErr w:type="spellStart"/>
            <w:r w:rsidR="006D0992">
              <w:rPr>
                <w:i/>
                <w:sz w:val="22"/>
                <w:szCs w:val="22"/>
                <w:lang w:val="es-CO"/>
              </w:rPr>
              <w:t>P</w:t>
            </w:r>
            <w:r w:rsidR="00AE0C28" w:rsidRPr="001E6694">
              <w:rPr>
                <w:i/>
                <w:sz w:val="22"/>
                <w:szCs w:val="22"/>
                <w:lang w:val="es-CO"/>
              </w:rPr>
              <w:t>rocess</w:t>
            </w:r>
            <w:proofErr w:type="spellEnd"/>
            <w:r w:rsidR="00AE0C28" w:rsidRPr="001E6694">
              <w:rPr>
                <w:i/>
                <w:sz w:val="22"/>
                <w:szCs w:val="22"/>
                <w:lang w:val="es-CO"/>
              </w:rPr>
              <w:t xml:space="preserve"> </w:t>
            </w:r>
            <w:proofErr w:type="spellStart"/>
            <w:r w:rsidR="00AE0C28" w:rsidRPr="001E6694">
              <w:rPr>
                <w:i/>
                <w:sz w:val="22"/>
                <w:szCs w:val="22"/>
                <w:lang w:val="es-CO"/>
              </w:rPr>
              <w:t>for</w:t>
            </w:r>
            <w:proofErr w:type="spellEnd"/>
            <w:r w:rsidR="00AE0C28" w:rsidRPr="001E6694">
              <w:rPr>
                <w:i/>
                <w:sz w:val="22"/>
                <w:szCs w:val="22"/>
                <w:lang w:val="es-CO"/>
              </w:rPr>
              <w:t xml:space="preserve"> </w:t>
            </w:r>
            <w:r w:rsidR="006D0992">
              <w:rPr>
                <w:i/>
                <w:sz w:val="22"/>
                <w:szCs w:val="22"/>
                <w:lang w:val="es-CO"/>
              </w:rPr>
              <w:t>D</w:t>
            </w:r>
            <w:r w:rsidR="00AE0C28" w:rsidRPr="001E6694">
              <w:rPr>
                <w:i/>
                <w:sz w:val="22"/>
                <w:szCs w:val="22"/>
                <w:lang w:val="es-CO"/>
              </w:rPr>
              <w:t xml:space="preserve">ata </w:t>
            </w:r>
            <w:proofErr w:type="spellStart"/>
            <w:r w:rsidR="006D0992">
              <w:rPr>
                <w:i/>
                <w:sz w:val="22"/>
                <w:szCs w:val="22"/>
                <w:lang w:val="es-CO"/>
              </w:rPr>
              <w:t>M</w:t>
            </w:r>
            <w:r w:rsidR="00AE0C28" w:rsidRPr="001E6694">
              <w:rPr>
                <w:i/>
                <w:sz w:val="22"/>
                <w:szCs w:val="22"/>
                <w:lang w:val="es-CO"/>
              </w:rPr>
              <w:t>ining</w:t>
            </w:r>
            <w:proofErr w:type="spellEnd"/>
            <w:r w:rsidR="00AE0C28" w:rsidRPr="00BD03AA">
              <w:rPr>
                <w:sz w:val="22"/>
                <w:szCs w:val="22"/>
                <w:lang w:val="es-CO"/>
              </w:rPr>
              <w:t xml:space="preserve"> es una metodología estandarizada para la implementación de proyectos de ciencias de datos y minería de datos</w:t>
            </w:r>
            <w:r w:rsidR="004625B2">
              <w:rPr>
                <w:sz w:val="22"/>
                <w:szCs w:val="22"/>
                <w:lang w:val="es-CO"/>
              </w:rPr>
              <w:t>.</w:t>
            </w:r>
          </w:p>
        </w:tc>
      </w:tr>
      <w:tr w:rsidR="00BD03AA" w:rsidRPr="00AE0C28" w14:paraId="49085997" w14:textId="77777777" w:rsidTr="00D84E87">
        <w:trPr>
          <w:trHeight w:val="657"/>
        </w:trPr>
        <w:tc>
          <w:tcPr>
            <w:tcW w:w="1935" w:type="dxa"/>
            <w:shd w:val="clear" w:color="auto" w:fill="auto"/>
            <w:tcMar>
              <w:top w:w="100" w:type="dxa"/>
              <w:left w:w="100" w:type="dxa"/>
              <w:bottom w:w="100" w:type="dxa"/>
              <w:right w:w="100" w:type="dxa"/>
            </w:tcMar>
          </w:tcPr>
          <w:p w14:paraId="5549428C" w14:textId="360B07AF" w:rsidR="00BD03AA" w:rsidRPr="001E6694" w:rsidRDefault="00BD03AA">
            <w:pPr>
              <w:widowControl w:val="0"/>
              <w:pBdr>
                <w:top w:val="nil"/>
                <w:left w:val="nil"/>
                <w:bottom w:val="nil"/>
                <w:right w:val="nil"/>
                <w:between w:val="nil"/>
              </w:pBdr>
              <w:spacing w:after="120"/>
            </w:pPr>
            <w:r w:rsidRPr="001E6694">
              <w:rPr>
                <w:i/>
              </w:rPr>
              <w:t xml:space="preserve">Data </w:t>
            </w:r>
            <w:proofErr w:type="spellStart"/>
            <w:r w:rsidR="004625B2">
              <w:rPr>
                <w:i/>
              </w:rPr>
              <w:t>l</w:t>
            </w:r>
            <w:r w:rsidRPr="001E6694">
              <w:rPr>
                <w:i/>
              </w:rPr>
              <w:t>ake</w:t>
            </w:r>
            <w:proofErr w:type="spellEnd"/>
            <w:r w:rsidRPr="001E6694">
              <w:t>:</w:t>
            </w:r>
          </w:p>
        </w:tc>
        <w:tc>
          <w:tcPr>
            <w:tcW w:w="12047" w:type="dxa"/>
            <w:shd w:val="clear" w:color="auto" w:fill="auto"/>
            <w:tcMar>
              <w:top w:w="100" w:type="dxa"/>
              <w:left w:w="100" w:type="dxa"/>
              <w:bottom w:w="100" w:type="dxa"/>
              <w:right w:w="100" w:type="dxa"/>
            </w:tcMar>
          </w:tcPr>
          <w:p w14:paraId="768AE1E1" w14:textId="0FEC5694" w:rsidR="00BD03AA" w:rsidRPr="00BD03AA" w:rsidRDefault="00E56672">
            <w:pPr>
              <w:pStyle w:val="Ttulo"/>
              <w:spacing w:after="120"/>
              <w:rPr>
                <w:sz w:val="22"/>
                <w:szCs w:val="22"/>
                <w:lang w:val="es-CO"/>
              </w:rPr>
            </w:pPr>
            <w:r>
              <w:rPr>
                <w:sz w:val="22"/>
                <w:szCs w:val="22"/>
                <w:lang w:val="es-CO"/>
              </w:rPr>
              <w:t>“</w:t>
            </w:r>
            <w:r w:rsidR="00BD03AA" w:rsidRPr="00BD03AA">
              <w:rPr>
                <w:sz w:val="22"/>
                <w:szCs w:val="22"/>
                <w:lang w:val="es-CO"/>
              </w:rPr>
              <w:t xml:space="preserve">es un repositorio centralizado que </w:t>
            </w:r>
            <w:r>
              <w:rPr>
                <w:sz w:val="22"/>
                <w:szCs w:val="22"/>
                <w:lang w:val="es-CO"/>
              </w:rPr>
              <w:t>le permite</w:t>
            </w:r>
            <w:r w:rsidR="008777E2">
              <w:rPr>
                <w:sz w:val="22"/>
                <w:szCs w:val="22"/>
                <w:lang w:val="es-CO"/>
              </w:rPr>
              <w:t xml:space="preserve"> </w:t>
            </w:r>
            <w:r w:rsidR="00BD03AA" w:rsidRPr="00BD03AA">
              <w:rPr>
                <w:sz w:val="22"/>
                <w:szCs w:val="22"/>
                <w:lang w:val="es-CO"/>
              </w:rPr>
              <w:t xml:space="preserve">almacenar todos sus datos estructurados y no estructurados a cualquier escala. Puede </w:t>
            </w:r>
            <w:r>
              <w:rPr>
                <w:sz w:val="22"/>
                <w:szCs w:val="22"/>
                <w:lang w:val="es-CO"/>
              </w:rPr>
              <w:t>almacenar sus</w:t>
            </w:r>
            <w:r w:rsidR="00BD03AA" w:rsidRPr="00BD03AA">
              <w:rPr>
                <w:sz w:val="22"/>
                <w:szCs w:val="22"/>
                <w:lang w:val="es-CO"/>
              </w:rPr>
              <w:t xml:space="preserve"> datos sin modificarlos y sin tener que estructurarlos primero</w:t>
            </w:r>
            <w:r>
              <w:rPr>
                <w:sz w:val="22"/>
                <w:szCs w:val="22"/>
                <w:lang w:val="es-CO"/>
              </w:rPr>
              <w:t>” (AWS, s. f., párr. 1)</w:t>
            </w:r>
            <w:r w:rsidR="008777E2">
              <w:rPr>
                <w:sz w:val="22"/>
                <w:szCs w:val="22"/>
                <w:lang w:val="es-CO"/>
              </w:rPr>
              <w:t>.</w:t>
            </w:r>
          </w:p>
        </w:tc>
      </w:tr>
      <w:tr w:rsidR="00867F4E" w14:paraId="57C961F5" w14:textId="77777777" w:rsidTr="00D84E87">
        <w:tc>
          <w:tcPr>
            <w:tcW w:w="1935" w:type="dxa"/>
            <w:shd w:val="clear" w:color="auto" w:fill="auto"/>
            <w:tcMar>
              <w:top w:w="100" w:type="dxa"/>
              <w:left w:w="100" w:type="dxa"/>
              <w:bottom w:w="100" w:type="dxa"/>
              <w:right w:w="100" w:type="dxa"/>
            </w:tcMar>
          </w:tcPr>
          <w:p w14:paraId="5D65BF02" w14:textId="78C21772" w:rsidR="00867F4E" w:rsidRPr="001E6694" w:rsidRDefault="009E2241">
            <w:pPr>
              <w:widowControl w:val="0"/>
              <w:spacing w:after="120"/>
            </w:pPr>
            <w:r w:rsidRPr="001E6694">
              <w:rPr>
                <w:i/>
              </w:rPr>
              <w:t xml:space="preserve">Data </w:t>
            </w:r>
            <w:proofErr w:type="spellStart"/>
            <w:r w:rsidR="008777E2">
              <w:rPr>
                <w:i/>
              </w:rPr>
              <w:t>w</w:t>
            </w:r>
            <w:r w:rsidRPr="001E6694">
              <w:rPr>
                <w:i/>
              </w:rPr>
              <w:t>arehouse</w:t>
            </w:r>
            <w:proofErr w:type="spellEnd"/>
            <w:r w:rsidR="00BD03AA" w:rsidRPr="001E6694">
              <w:t>:</w:t>
            </w:r>
          </w:p>
        </w:tc>
        <w:tc>
          <w:tcPr>
            <w:tcW w:w="12047" w:type="dxa"/>
            <w:shd w:val="clear" w:color="auto" w:fill="auto"/>
            <w:tcMar>
              <w:top w:w="100" w:type="dxa"/>
              <w:left w:w="100" w:type="dxa"/>
              <w:bottom w:w="100" w:type="dxa"/>
              <w:right w:w="100" w:type="dxa"/>
            </w:tcMar>
          </w:tcPr>
          <w:p w14:paraId="235D927C" w14:textId="3144C299" w:rsidR="00867F4E" w:rsidRPr="00BD03AA" w:rsidRDefault="008D6987">
            <w:pPr>
              <w:widowControl w:val="0"/>
              <w:spacing w:after="120"/>
            </w:pPr>
            <w:r>
              <w:t>también</w:t>
            </w:r>
            <w:r w:rsidR="00BD03AA">
              <w:t xml:space="preserve"> conocido como d</w:t>
            </w:r>
            <w:r w:rsidR="00BD03AA" w:rsidRPr="00BD03AA">
              <w:t>epósito de datos</w:t>
            </w:r>
            <w:r w:rsidR="00BD03AA">
              <w:t xml:space="preserve">, </w:t>
            </w:r>
            <w:r w:rsidR="00BD03AA" w:rsidRPr="00BD03AA">
              <w:t xml:space="preserve">es un repositorio unificado para todos los datos que recogen los diversos sistemas de una </w:t>
            </w:r>
            <w:r w:rsidR="00BD03AA">
              <w:t>organización</w:t>
            </w:r>
            <w:r w:rsidR="009259FB">
              <w:t>.</w:t>
            </w:r>
          </w:p>
        </w:tc>
      </w:tr>
      <w:tr w:rsidR="00863612" w14:paraId="2C4232BD" w14:textId="77777777" w:rsidTr="00D84E87">
        <w:tc>
          <w:tcPr>
            <w:tcW w:w="1935" w:type="dxa"/>
            <w:shd w:val="clear" w:color="auto" w:fill="auto"/>
            <w:tcMar>
              <w:top w:w="100" w:type="dxa"/>
              <w:left w:w="100" w:type="dxa"/>
              <w:bottom w:w="100" w:type="dxa"/>
              <w:right w:w="100" w:type="dxa"/>
            </w:tcMar>
          </w:tcPr>
          <w:p w14:paraId="5C8204BC" w14:textId="2196AEAA" w:rsidR="00863612" w:rsidRPr="001E6694" w:rsidRDefault="00863612" w:rsidP="00863612">
            <w:pPr>
              <w:widowControl w:val="0"/>
              <w:spacing w:after="120"/>
            </w:pPr>
            <w:r w:rsidRPr="001E6694">
              <w:t>ETL</w:t>
            </w:r>
            <w:r w:rsidR="00BD03AA" w:rsidRPr="001E6694">
              <w:t>:</w:t>
            </w:r>
          </w:p>
        </w:tc>
        <w:tc>
          <w:tcPr>
            <w:tcW w:w="12047" w:type="dxa"/>
            <w:shd w:val="clear" w:color="auto" w:fill="auto"/>
            <w:tcMar>
              <w:top w:w="100" w:type="dxa"/>
              <w:left w:w="100" w:type="dxa"/>
              <w:bottom w:w="100" w:type="dxa"/>
              <w:right w:w="100" w:type="dxa"/>
            </w:tcMar>
          </w:tcPr>
          <w:p w14:paraId="02FC8335" w14:textId="535717B8" w:rsidR="00863612" w:rsidRPr="00BD03AA" w:rsidRDefault="009259FB" w:rsidP="00863612">
            <w:pPr>
              <w:widowControl w:val="0"/>
              <w:spacing w:after="120"/>
            </w:pPr>
            <w:proofErr w:type="spellStart"/>
            <w:r>
              <w:rPr>
                <w:i/>
              </w:rPr>
              <w:t>e</w:t>
            </w:r>
            <w:r w:rsidR="00863612" w:rsidRPr="001E6694">
              <w:rPr>
                <w:i/>
              </w:rPr>
              <w:t>xtract</w:t>
            </w:r>
            <w:proofErr w:type="spellEnd"/>
            <w:r w:rsidR="00863612" w:rsidRPr="001E6694">
              <w:rPr>
                <w:i/>
              </w:rPr>
              <w:t xml:space="preserve">, </w:t>
            </w:r>
            <w:proofErr w:type="spellStart"/>
            <w:r>
              <w:rPr>
                <w:i/>
              </w:rPr>
              <w:t>t</w:t>
            </w:r>
            <w:r w:rsidR="00863612" w:rsidRPr="001E6694">
              <w:rPr>
                <w:i/>
              </w:rPr>
              <w:t>ransform</w:t>
            </w:r>
            <w:proofErr w:type="spellEnd"/>
            <w:r>
              <w:rPr>
                <w:i/>
              </w:rPr>
              <w:t xml:space="preserve"> and</w:t>
            </w:r>
            <w:r w:rsidR="00863612" w:rsidRPr="001E6694">
              <w:rPr>
                <w:i/>
              </w:rPr>
              <w:t xml:space="preserve"> </w:t>
            </w:r>
            <w:r>
              <w:rPr>
                <w:i/>
              </w:rPr>
              <w:t>l</w:t>
            </w:r>
            <w:r w:rsidR="00863612" w:rsidRPr="001E6694">
              <w:rPr>
                <w:i/>
              </w:rPr>
              <w:t>oad</w:t>
            </w:r>
            <w:r w:rsidR="00863612" w:rsidRPr="00BD03AA">
              <w:t xml:space="preserve"> (</w:t>
            </w:r>
            <w:r w:rsidRPr="00BD03AA">
              <w:t>extraer, transformar y carga</w:t>
            </w:r>
            <w:r>
              <w:t>r</w:t>
            </w:r>
            <w:r w:rsidR="00863612" w:rsidRPr="00BD03AA">
              <w:t>)</w:t>
            </w:r>
            <w:r>
              <w:t>.</w:t>
            </w:r>
          </w:p>
        </w:tc>
      </w:tr>
      <w:tr w:rsidR="00863612" w14:paraId="49EF10FF" w14:textId="77777777" w:rsidTr="00D84E87">
        <w:tc>
          <w:tcPr>
            <w:tcW w:w="1935" w:type="dxa"/>
            <w:shd w:val="clear" w:color="auto" w:fill="auto"/>
            <w:tcMar>
              <w:top w:w="100" w:type="dxa"/>
              <w:left w:w="100" w:type="dxa"/>
              <w:bottom w:w="100" w:type="dxa"/>
              <w:right w:w="100" w:type="dxa"/>
            </w:tcMar>
          </w:tcPr>
          <w:p w14:paraId="43D0807B" w14:textId="2CB778AA" w:rsidR="00863612" w:rsidRPr="001E6694" w:rsidRDefault="00863612">
            <w:pPr>
              <w:widowControl w:val="0"/>
              <w:spacing w:after="120"/>
            </w:pPr>
            <w:r w:rsidRPr="001E6694">
              <w:t>Inteligencia de negocios</w:t>
            </w:r>
            <w:r w:rsidR="00BD03AA" w:rsidRPr="001E6694">
              <w:t>:</w:t>
            </w:r>
          </w:p>
        </w:tc>
        <w:tc>
          <w:tcPr>
            <w:tcW w:w="12047" w:type="dxa"/>
            <w:shd w:val="clear" w:color="auto" w:fill="auto"/>
            <w:tcMar>
              <w:top w:w="100" w:type="dxa"/>
              <w:left w:w="100" w:type="dxa"/>
              <w:bottom w:w="100" w:type="dxa"/>
              <w:right w:w="100" w:type="dxa"/>
            </w:tcMar>
          </w:tcPr>
          <w:p w14:paraId="30DDD988" w14:textId="603413F9" w:rsidR="00863612" w:rsidRPr="00BD03AA" w:rsidRDefault="005D5904">
            <w:pPr>
              <w:widowControl w:val="0"/>
              <w:spacing w:after="120"/>
            </w:pPr>
            <w:r>
              <w:t xml:space="preserve">la </w:t>
            </w:r>
            <w:proofErr w:type="spellStart"/>
            <w:r>
              <w:rPr>
                <w:i/>
              </w:rPr>
              <w:t>business</w:t>
            </w:r>
            <w:proofErr w:type="spellEnd"/>
            <w:r>
              <w:rPr>
                <w:i/>
              </w:rPr>
              <w:t xml:space="preserve"> </w:t>
            </w:r>
            <w:proofErr w:type="spellStart"/>
            <w:r>
              <w:rPr>
                <w:i/>
              </w:rPr>
              <w:t>intelligence</w:t>
            </w:r>
            <w:proofErr w:type="spellEnd"/>
            <w:r>
              <w:rPr>
                <w:i/>
              </w:rPr>
              <w:t xml:space="preserve"> </w:t>
            </w:r>
            <w:r>
              <w:t>(BI) “</w:t>
            </w:r>
            <w:r w:rsidRPr="005D5904">
              <w:t>combina análisis de negocios, minería, visualización, herramientas e infraestructura de datos, además de prácticas recomendadas para ayudar a las empresas a tomar decisiones basadas en los datos</w:t>
            </w:r>
            <w:r>
              <w:t>” (</w:t>
            </w:r>
            <w:proofErr w:type="spellStart"/>
            <w:r>
              <w:t>Tableau</w:t>
            </w:r>
            <w:proofErr w:type="spellEnd"/>
            <w:r>
              <w:t>, s. f., párr. 1)</w:t>
            </w:r>
          </w:p>
        </w:tc>
      </w:tr>
      <w:tr w:rsidR="00D63C5B" w14:paraId="4D014E57" w14:textId="77777777" w:rsidTr="00D84E87">
        <w:tc>
          <w:tcPr>
            <w:tcW w:w="1935" w:type="dxa"/>
            <w:shd w:val="clear" w:color="auto" w:fill="auto"/>
            <w:tcMar>
              <w:top w:w="100" w:type="dxa"/>
              <w:left w:w="100" w:type="dxa"/>
              <w:bottom w:w="100" w:type="dxa"/>
              <w:right w:w="100" w:type="dxa"/>
            </w:tcMar>
          </w:tcPr>
          <w:p w14:paraId="34798C73" w14:textId="159CE17C" w:rsidR="00D63C5B" w:rsidRPr="009C508A" w:rsidRDefault="00D63C5B">
            <w:pPr>
              <w:widowControl w:val="0"/>
              <w:spacing w:after="120"/>
            </w:pPr>
            <w:r w:rsidRPr="009C508A">
              <w:t>JSON</w:t>
            </w:r>
            <w:r w:rsidR="00BD03AA" w:rsidRPr="009C508A">
              <w:t>:</w:t>
            </w:r>
          </w:p>
        </w:tc>
        <w:tc>
          <w:tcPr>
            <w:tcW w:w="12047" w:type="dxa"/>
            <w:shd w:val="clear" w:color="auto" w:fill="auto"/>
            <w:tcMar>
              <w:top w:w="100" w:type="dxa"/>
              <w:left w:w="100" w:type="dxa"/>
              <w:bottom w:w="100" w:type="dxa"/>
              <w:right w:w="100" w:type="dxa"/>
            </w:tcMar>
          </w:tcPr>
          <w:p w14:paraId="360DDDC3" w14:textId="03B29BDA" w:rsidR="00D63C5B" w:rsidRPr="00BD03AA" w:rsidRDefault="00CB4033">
            <w:pPr>
              <w:widowControl w:val="0"/>
              <w:spacing w:after="120"/>
            </w:pPr>
            <w:r>
              <w:t>“</w:t>
            </w:r>
            <w:r w:rsidR="00BD03AA" w:rsidRPr="00BD03AA">
              <w:t xml:space="preserve">es un formato de archivo estándar abierto y un formato de intercambio de datos que utiliza texto legible para almacenar y transmitir objetos de datos que </w:t>
            </w:r>
            <w:r w:rsidR="00496B67">
              <w:t>constan</w:t>
            </w:r>
            <w:r w:rsidR="00496B67" w:rsidRPr="00BD03AA">
              <w:t xml:space="preserve"> </w:t>
            </w:r>
            <w:r w:rsidR="00496B67">
              <w:t>de</w:t>
            </w:r>
            <w:r w:rsidR="00BD03AA" w:rsidRPr="00BD03AA">
              <w:t xml:space="preserve"> pares atributo-valor y </w:t>
            </w:r>
            <w:r w:rsidR="00496B67">
              <w:t>tipos de datos de matriz</w:t>
            </w:r>
            <w:r>
              <w:t>” (Ministerio de Ambiente y Desarrollo Sostenible, s. f., definición)</w:t>
            </w:r>
            <w:r w:rsidR="00BD03AA" w:rsidRPr="00BD03AA">
              <w:t>.</w:t>
            </w:r>
          </w:p>
        </w:tc>
      </w:tr>
      <w:tr w:rsidR="00BD03AA" w14:paraId="64E0952A" w14:textId="77777777" w:rsidTr="00D84E87">
        <w:tc>
          <w:tcPr>
            <w:tcW w:w="1935" w:type="dxa"/>
            <w:shd w:val="clear" w:color="auto" w:fill="auto"/>
            <w:tcMar>
              <w:top w:w="100" w:type="dxa"/>
              <w:left w:w="100" w:type="dxa"/>
              <w:bottom w:w="100" w:type="dxa"/>
              <w:right w:w="100" w:type="dxa"/>
            </w:tcMar>
          </w:tcPr>
          <w:p w14:paraId="3FBA7C7E" w14:textId="3E830FB7" w:rsidR="00BD03AA" w:rsidRPr="009C508A" w:rsidRDefault="00BD03AA">
            <w:pPr>
              <w:widowControl w:val="0"/>
              <w:spacing w:after="120"/>
            </w:pPr>
            <w:proofErr w:type="spellStart"/>
            <w:r w:rsidRPr="001E6694">
              <w:rPr>
                <w:i/>
              </w:rPr>
              <w:t>Metadata</w:t>
            </w:r>
            <w:proofErr w:type="spellEnd"/>
            <w:r w:rsidRPr="009C508A">
              <w:t>:</w:t>
            </w:r>
          </w:p>
        </w:tc>
        <w:tc>
          <w:tcPr>
            <w:tcW w:w="12047" w:type="dxa"/>
            <w:shd w:val="clear" w:color="auto" w:fill="auto"/>
            <w:tcMar>
              <w:top w:w="100" w:type="dxa"/>
              <w:left w:w="100" w:type="dxa"/>
              <w:bottom w:w="100" w:type="dxa"/>
              <w:right w:w="100" w:type="dxa"/>
            </w:tcMar>
          </w:tcPr>
          <w:p w14:paraId="7046BD7F" w14:textId="10919EAE" w:rsidR="00BD03AA" w:rsidRPr="00BD03AA" w:rsidRDefault="00ED708C">
            <w:pPr>
              <w:widowControl w:val="0"/>
              <w:spacing w:after="120"/>
            </w:pPr>
            <w:r>
              <w:t>son</w:t>
            </w:r>
            <w:r w:rsidR="00BD03AA" w:rsidRPr="00BD03AA">
              <w:t xml:space="preserve"> los datos que proporcionan información sobre uno o más aspectos de los </w:t>
            </w:r>
            <w:r>
              <w:t>mismos</w:t>
            </w:r>
            <w:r w:rsidR="00CC1034">
              <w:t>.</w:t>
            </w:r>
            <w:r w:rsidR="00BD03AA" w:rsidRPr="00BD03AA">
              <w:t xml:space="preserve"> </w:t>
            </w:r>
            <w:r w:rsidR="00CC1034">
              <w:t>S</w:t>
            </w:r>
            <w:r w:rsidR="00BD03AA" w:rsidRPr="00BD03AA">
              <w:t xml:space="preserve">e utilizan para resumir información básica </w:t>
            </w:r>
            <w:r>
              <w:t>de</w:t>
            </w:r>
            <w:r w:rsidRPr="00BD03AA">
              <w:t xml:space="preserve"> </w:t>
            </w:r>
            <w:r>
              <w:t>estos</w:t>
            </w:r>
            <w:r w:rsidR="00CC1034">
              <w:t>,</w:t>
            </w:r>
            <w:r w:rsidR="00BD03AA" w:rsidRPr="00BD03AA">
              <w:t xml:space="preserve"> que puede facilitar el seguimiento y el trabajo con datos específicos.</w:t>
            </w:r>
          </w:p>
        </w:tc>
      </w:tr>
      <w:tr w:rsidR="00F73971" w14:paraId="2E51AAB7" w14:textId="77777777" w:rsidTr="00D84E87">
        <w:tc>
          <w:tcPr>
            <w:tcW w:w="1935" w:type="dxa"/>
            <w:shd w:val="clear" w:color="auto" w:fill="auto"/>
            <w:tcMar>
              <w:top w:w="100" w:type="dxa"/>
              <w:left w:w="100" w:type="dxa"/>
              <w:bottom w:w="100" w:type="dxa"/>
              <w:right w:w="100" w:type="dxa"/>
            </w:tcMar>
          </w:tcPr>
          <w:p w14:paraId="60976832" w14:textId="284C8B10" w:rsidR="00F73971" w:rsidRPr="009C508A" w:rsidRDefault="00F73971">
            <w:pPr>
              <w:widowControl w:val="0"/>
              <w:spacing w:after="120"/>
            </w:pPr>
            <w:r w:rsidRPr="009C508A">
              <w:lastRenderedPageBreak/>
              <w:t>OCR:</w:t>
            </w:r>
          </w:p>
        </w:tc>
        <w:tc>
          <w:tcPr>
            <w:tcW w:w="12047" w:type="dxa"/>
            <w:shd w:val="clear" w:color="auto" w:fill="auto"/>
            <w:tcMar>
              <w:top w:w="100" w:type="dxa"/>
              <w:left w:w="100" w:type="dxa"/>
              <w:bottom w:w="100" w:type="dxa"/>
              <w:right w:w="100" w:type="dxa"/>
            </w:tcMar>
          </w:tcPr>
          <w:p w14:paraId="2B8527B9" w14:textId="2E690C84" w:rsidR="00F73971" w:rsidRPr="00BD03AA" w:rsidRDefault="00CD265E">
            <w:pPr>
              <w:widowControl w:val="0"/>
              <w:spacing w:after="120"/>
            </w:pPr>
            <w:r>
              <w:t>en español, r</w:t>
            </w:r>
            <w:r w:rsidR="00F73971" w:rsidRPr="00F73971">
              <w:t>econocimiento óptico de caracteres</w:t>
            </w:r>
            <w:r>
              <w:t>,</w:t>
            </w:r>
            <w:r w:rsidR="00F73971" w:rsidRPr="00F73971">
              <w:t xml:space="preserve"> </w:t>
            </w:r>
            <w:r>
              <w:t>e</w:t>
            </w:r>
            <w:r w:rsidR="00F73971" w:rsidRPr="00F73971">
              <w:t>s una tecnología que reconoce el texto dentro de una imagen digital. Se utiliza habitualmente para reconocer texto en documentos e imágenes escaneadas.</w:t>
            </w:r>
          </w:p>
        </w:tc>
      </w:tr>
      <w:tr w:rsidR="00BD03AA" w14:paraId="44BF92CD" w14:textId="77777777" w:rsidTr="00D84E87">
        <w:tc>
          <w:tcPr>
            <w:tcW w:w="1935" w:type="dxa"/>
            <w:shd w:val="clear" w:color="auto" w:fill="auto"/>
            <w:tcMar>
              <w:top w:w="100" w:type="dxa"/>
              <w:left w:w="100" w:type="dxa"/>
              <w:bottom w:w="100" w:type="dxa"/>
              <w:right w:w="100" w:type="dxa"/>
            </w:tcMar>
          </w:tcPr>
          <w:p w14:paraId="69B72547" w14:textId="20402028" w:rsidR="00BD03AA" w:rsidRPr="009C508A" w:rsidRDefault="00BD03AA">
            <w:pPr>
              <w:widowControl w:val="0"/>
              <w:spacing w:after="120"/>
            </w:pPr>
            <w:r w:rsidRPr="009C508A">
              <w:t>OLAP:</w:t>
            </w:r>
          </w:p>
        </w:tc>
        <w:tc>
          <w:tcPr>
            <w:tcW w:w="12047" w:type="dxa"/>
            <w:shd w:val="clear" w:color="auto" w:fill="auto"/>
            <w:tcMar>
              <w:top w:w="100" w:type="dxa"/>
              <w:left w:w="100" w:type="dxa"/>
              <w:bottom w:w="100" w:type="dxa"/>
              <w:right w:w="100" w:type="dxa"/>
            </w:tcMar>
          </w:tcPr>
          <w:p w14:paraId="321E0556" w14:textId="3BDB591D" w:rsidR="00BD03AA" w:rsidRPr="00BD03AA" w:rsidRDefault="007303A0">
            <w:pPr>
              <w:widowControl w:val="0"/>
              <w:spacing w:after="120"/>
            </w:pPr>
            <w:r>
              <w:t>en español,</w:t>
            </w:r>
            <w:r w:rsidR="00BD03AA" w:rsidRPr="00BD03AA">
              <w:t xml:space="preserve"> procesamiento analítico en línea. Es una solución </w:t>
            </w:r>
            <w:r>
              <w:t>empleada</w:t>
            </w:r>
            <w:r w:rsidRPr="00BD03AA">
              <w:t xml:space="preserve"> </w:t>
            </w:r>
            <w:r w:rsidR="00BD03AA" w:rsidRPr="00BD03AA">
              <w:t xml:space="preserve">en el campo de la inteligencia </w:t>
            </w:r>
            <w:r w:rsidR="00BD03AA">
              <w:t>de negocios</w:t>
            </w:r>
            <w:r>
              <w:t>,</w:t>
            </w:r>
            <w:r w:rsidR="00BD03AA">
              <w:t xml:space="preserve"> </w:t>
            </w:r>
            <w:r w:rsidR="00BD03AA" w:rsidRPr="00BD03AA">
              <w:t>cuyo objetivo es agilizar la consulta de grandes cantidades de datos</w:t>
            </w:r>
            <w:r w:rsidR="00CD0E92">
              <w:t xml:space="preserve"> (Muñoz, 2018)</w:t>
            </w:r>
            <w:r>
              <w:t>.</w:t>
            </w:r>
          </w:p>
        </w:tc>
      </w:tr>
      <w:tr w:rsidR="00867F4E" w14:paraId="496F11FD" w14:textId="77777777" w:rsidTr="00D84E87">
        <w:tc>
          <w:tcPr>
            <w:tcW w:w="1935" w:type="dxa"/>
            <w:shd w:val="clear" w:color="auto" w:fill="auto"/>
            <w:tcMar>
              <w:top w:w="100" w:type="dxa"/>
              <w:left w:w="100" w:type="dxa"/>
              <w:bottom w:w="100" w:type="dxa"/>
              <w:right w:w="100" w:type="dxa"/>
            </w:tcMar>
          </w:tcPr>
          <w:p w14:paraId="63BFD5B5" w14:textId="44FEA5C3" w:rsidR="00867F4E" w:rsidRPr="009C508A" w:rsidRDefault="00D63C5B">
            <w:pPr>
              <w:widowControl w:val="0"/>
              <w:spacing w:after="120"/>
            </w:pPr>
            <w:proofErr w:type="spellStart"/>
            <w:r w:rsidRPr="001E6694">
              <w:rPr>
                <w:i/>
              </w:rPr>
              <w:t>Scraping</w:t>
            </w:r>
            <w:proofErr w:type="spellEnd"/>
            <w:r w:rsidR="00BD03AA" w:rsidRPr="009C508A">
              <w:t>:</w:t>
            </w:r>
          </w:p>
        </w:tc>
        <w:tc>
          <w:tcPr>
            <w:tcW w:w="12047" w:type="dxa"/>
            <w:shd w:val="clear" w:color="auto" w:fill="auto"/>
            <w:tcMar>
              <w:top w:w="100" w:type="dxa"/>
              <w:left w:w="100" w:type="dxa"/>
              <w:bottom w:w="100" w:type="dxa"/>
              <w:right w:w="100" w:type="dxa"/>
            </w:tcMar>
          </w:tcPr>
          <w:p w14:paraId="51767B90" w14:textId="606001F1" w:rsidR="00867F4E" w:rsidRPr="00BD03AA" w:rsidRDefault="00F73971">
            <w:pPr>
              <w:widowControl w:val="0"/>
              <w:spacing w:after="120"/>
            </w:pPr>
            <w:r w:rsidRPr="00F73971">
              <w:t xml:space="preserve">se refiere al proceso de extracción de contenidos y datos de sitios web mediante </w:t>
            </w:r>
            <w:r w:rsidRPr="001E6694">
              <w:rPr>
                <w:i/>
              </w:rPr>
              <w:t>software</w:t>
            </w:r>
            <w:r>
              <w:t xml:space="preserve"> o algoritmos</w:t>
            </w:r>
            <w:r w:rsidR="00CD0E92">
              <w:t>.</w:t>
            </w:r>
          </w:p>
        </w:tc>
      </w:tr>
    </w:tbl>
    <w:p w14:paraId="590EB505" w14:textId="77777777" w:rsidR="00B157EA" w:rsidRDefault="00B157EA">
      <w:pPr>
        <w:spacing w:after="120" w:line="240" w:lineRule="auto"/>
      </w:pPr>
    </w:p>
    <w:p w14:paraId="634E5105" w14:textId="5543F914" w:rsidR="00867F4E" w:rsidRDefault="009C508A" w:rsidP="001E6694">
      <w:pPr>
        <w:pStyle w:val="Ttulo1"/>
      </w:pPr>
      <w:r>
        <w:t>Referencias bibliográficas</w:t>
      </w:r>
    </w:p>
    <w:p w14:paraId="4E8709C4" w14:textId="77777777" w:rsidR="00867F4E" w:rsidRDefault="00867F4E">
      <w:pPr>
        <w:spacing w:after="120" w:line="240" w:lineRule="auto"/>
      </w:pPr>
    </w:p>
    <w:tbl>
      <w:tblPr>
        <w:tblStyle w:val="afff5"/>
        <w:tblW w:w="1398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2047"/>
      </w:tblGrid>
      <w:tr w:rsidR="00867F4E" w14:paraId="7F06D35B" w14:textId="77777777" w:rsidTr="00D84E87">
        <w:trPr>
          <w:trHeight w:val="657"/>
        </w:trPr>
        <w:tc>
          <w:tcPr>
            <w:tcW w:w="1935" w:type="dxa"/>
            <w:shd w:val="clear" w:color="auto" w:fill="C9DAF8"/>
            <w:tcMar>
              <w:top w:w="100" w:type="dxa"/>
              <w:left w:w="100" w:type="dxa"/>
              <w:bottom w:w="100" w:type="dxa"/>
              <w:right w:w="100" w:type="dxa"/>
            </w:tcMar>
          </w:tcPr>
          <w:p w14:paraId="2D8E85B0" w14:textId="77777777" w:rsidR="00867F4E" w:rsidRDefault="009E2241">
            <w:pPr>
              <w:widowControl w:val="0"/>
              <w:spacing w:after="120"/>
              <w:rPr>
                <w:b/>
              </w:rPr>
            </w:pPr>
            <w:r>
              <w:rPr>
                <w:b/>
              </w:rPr>
              <w:t>Tipo de recurso</w:t>
            </w:r>
          </w:p>
        </w:tc>
        <w:tc>
          <w:tcPr>
            <w:tcW w:w="12047" w:type="dxa"/>
            <w:shd w:val="clear" w:color="auto" w:fill="C9DAF8"/>
            <w:tcMar>
              <w:top w:w="100" w:type="dxa"/>
              <w:left w:w="100" w:type="dxa"/>
              <w:bottom w:w="100" w:type="dxa"/>
              <w:right w:w="100" w:type="dxa"/>
            </w:tcMar>
          </w:tcPr>
          <w:p w14:paraId="4FAB707A" w14:textId="77777777" w:rsidR="00867F4E" w:rsidRDefault="009E2241">
            <w:pPr>
              <w:pStyle w:val="Ttulo"/>
              <w:spacing w:after="120"/>
              <w:jc w:val="center"/>
              <w:rPr>
                <w:sz w:val="22"/>
                <w:szCs w:val="22"/>
              </w:rPr>
            </w:pPr>
            <w:bookmarkStart w:id="41" w:name="_heading=h.tyjcwt" w:colFirst="0" w:colLast="0"/>
            <w:bookmarkEnd w:id="41"/>
            <w:r>
              <w:rPr>
                <w:sz w:val="22"/>
                <w:szCs w:val="22"/>
              </w:rPr>
              <w:t>Bibliografía</w:t>
            </w:r>
          </w:p>
        </w:tc>
      </w:tr>
      <w:tr w:rsidR="00CE33A8" w:rsidRPr="000E0DA4" w14:paraId="19557278" w14:textId="77777777" w:rsidTr="00D84E87">
        <w:trPr>
          <w:trHeight w:val="420"/>
        </w:trPr>
        <w:tc>
          <w:tcPr>
            <w:tcW w:w="13982" w:type="dxa"/>
            <w:gridSpan w:val="2"/>
            <w:shd w:val="clear" w:color="auto" w:fill="auto"/>
            <w:tcMar>
              <w:top w:w="100" w:type="dxa"/>
              <w:left w:w="100" w:type="dxa"/>
              <w:bottom w:w="100" w:type="dxa"/>
              <w:right w:w="100" w:type="dxa"/>
            </w:tcMar>
          </w:tcPr>
          <w:p w14:paraId="43E73E7F" w14:textId="18D1C859" w:rsidR="00CE33A8" w:rsidRPr="001E6694" w:rsidRDefault="000E0DA4" w:rsidP="00CE33A8">
            <w:pPr>
              <w:widowControl w:val="0"/>
              <w:spacing w:after="120"/>
              <w:rPr>
                <w:color w:val="B7B7B7"/>
                <w:lang w:val="es-CO"/>
              </w:rPr>
            </w:pPr>
            <w:r w:rsidRPr="001E6694">
              <w:rPr>
                <w:lang w:val="es-CO"/>
              </w:rPr>
              <w:t xml:space="preserve">AWS. (s. f.). </w:t>
            </w:r>
            <w:r w:rsidRPr="001E6694">
              <w:rPr>
                <w:i/>
                <w:lang w:val="es-CO"/>
              </w:rPr>
              <w:t>¿Qué es un lago de datos?</w:t>
            </w:r>
            <w:r w:rsidRPr="001E6694">
              <w:rPr>
                <w:lang w:val="es-CO"/>
              </w:rPr>
              <w:t xml:space="preserve"> </w:t>
            </w:r>
            <w:hyperlink r:id="rId107" w:history="1">
              <w:r w:rsidRPr="00DC1F5B">
                <w:rPr>
                  <w:rStyle w:val="Hipervnculo"/>
                  <w:lang w:val="es-CO"/>
                </w:rPr>
                <w:t>https://go.aws/3AH2U4X</w:t>
              </w:r>
            </w:hyperlink>
            <w:r>
              <w:rPr>
                <w:lang w:val="es-CO"/>
              </w:rPr>
              <w:t xml:space="preserve"> </w:t>
            </w:r>
          </w:p>
        </w:tc>
      </w:tr>
      <w:tr w:rsidR="00CE33A8" w:rsidRPr="000E0DA4" w14:paraId="0BAEAADC" w14:textId="77777777" w:rsidTr="00D84E87">
        <w:trPr>
          <w:trHeight w:val="420"/>
        </w:trPr>
        <w:tc>
          <w:tcPr>
            <w:tcW w:w="13982" w:type="dxa"/>
            <w:gridSpan w:val="2"/>
            <w:shd w:val="clear" w:color="auto" w:fill="auto"/>
            <w:tcMar>
              <w:top w:w="100" w:type="dxa"/>
              <w:left w:w="100" w:type="dxa"/>
              <w:bottom w:w="100" w:type="dxa"/>
              <w:right w:w="100" w:type="dxa"/>
            </w:tcMar>
          </w:tcPr>
          <w:p w14:paraId="7E152162" w14:textId="12B8E618" w:rsidR="00CE33A8" w:rsidRPr="001E6694" w:rsidRDefault="00883804">
            <w:pPr>
              <w:widowControl w:val="0"/>
              <w:spacing w:after="120"/>
              <w:rPr>
                <w:color w:val="B7B7B7"/>
                <w:lang w:val="es-CO"/>
              </w:rPr>
            </w:pPr>
            <w:proofErr w:type="spellStart"/>
            <w:r>
              <w:rPr>
                <w:lang w:val="es-CO"/>
              </w:rPr>
              <w:t>DataScientest</w:t>
            </w:r>
            <w:proofErr w:type="spellEnd"/>
            <w:r>
              <w:rPr>
                <w:lang w:val="es-CO"/>
              </w:rPr>
              <w:t>.</w:t>
            </w:r>
            <w:r w:rsidR="000E0DA4" w:rsidRPr="001E6694">
              <w:rPr>
                <w:lang w:val="es-CO"/>
              </w:rPr>
              <w:t xml:space="preserve"> </w:t>
            </w:r>
            <w:r>
              <w:rPr>
                <w:lang w:val="es-CO"/>
              </w:rPr>
              <w:t>(</w:t>
            </w:r>
            <w:r w:rsidR="000E0DA4" w:rsidRPr="001E6694">
              <w:rPr>
                <w:lang w:val="es-CO"/>
              </w:rPr>
              <w:t xml:space="preserve">2022). </w:t>
            </w:r>
            <w:r w:rsidRPr="001E6694">
              <w:rPr>
                <w:i/>
                <w:lang w:val="es-CO"/>
              </w:rPr>
              <w:t xml:space="preserve">Data </w:t>
            </w:r>
            <w:proofErr w:type="spellStart"/>
            <w:r w:rsidRPr="001E6694">
              <w:rPr>
                <w:i/>
                <w:lang w:val="es-CO"/>
              </w:rPr>
              <w:t>Warehouse</w:t>
            </w:r>
            <w:proofErr w:type="spellEnd"/>
            <w:r w:rsidRPr="001E6694">
              <w:rPr>
                <w:i/>
                <w:lang w:val="es-CO"/>
              </w:rPr>
              <w:t>: ¿qué es y cómo utilizarlo?</w:t>
            </w:r>
            <w:r>
              <w:t xml:space="preserve"> </w:t>
            </w:r>
            <w:hyperlink r:id="rId108" w:history="1">
              <w:r w:rsidRPr="001E6694">
                <w:rPr>
                  <w:rStyle w:val="Hipervnculo"/>
                </w:rPr>
                <w:t>https://bit.ly/3XwFXLo</w:t>
              </w:r>
            </w:hyperlink>
            <w:r>
              <w:rPr>
                <w:lang w:val="es-CO"/>
              </w:rPr>
              <w:t xml:space="preserve"> </w:t>
            </w:r>
          </w:p>
        </w:tc>
      </w:tr>
      <w:tr w:rsidR="00CE33A8" w:rsidRPr="00297793" w14:paraId="381C6F55" w14:textId="77777777" w:rsidTr="00D84E87">
        <w:trPr>
          <w:trHeight w:val="420"/>
        </w:trPr>
        <w:tc>
          <w:tcPr>
            <w:tcW w:w="13982" w:type="dxa"/>
            <w:gridSpan w:val="2"/>
            <w:shd w:val="clear" w:color="auto" w:fill="auto"/>
            <w:tcMar>
              <w:top w:w="100" w:type="dxa"/>
              <w:left w:w="100" w:type="dxa"/>
              <w:bottom w:w="100" w:type="dxa"/>
              <w:right w:w="100" w:type="dxa"/>
            </w:tcMar>
          </w:tcPr>
          <w:p w14:paraId="46DD6FF2" w14:textId="1D873ED9" w:rsidR="00CE33A8" w:rsidRPr="001E6694" w:rsidRDefault="00883804">
            <w:pPr>
              <w:widowControl w:val="0"/>
              <w:spacing w:after="120"/>
              <w:rPr>
                <w:color w:val="B7B7B7"/>
                <w:lang w:val="en-US"/>
              </w:rPr>
            </w:pPr>
            <w:r>
              <w:rPr>
                <w:lang w:val="en-US"/>
              </w:rPr>
              <w:t>Hitachi.</w:t>
            </w:r>
            <w:r w:rsidR="000E0DA4" w:rsidRPr="001E6694">
              <w:rPr>
                <w:lang w:val="en-US"/>
              </w:rPr>
              <w:t xml:space="preserve"> </w:t>
            </w:r>
            <w:r w:rsidRPr="00297793">
              <w:rPr>
                <w:lang w:val="en-US"/>
              </w:rPr>
              <w:t xml:space="preserve">(2016). </w:t>
            </w:r>
            <w:r w:rsidRPr="001E6694">
              <w:rPr>
                <w:i/>
                <w:lang w:val="en-US"/>
              </w:rPr>
              <w:t>Pentaho Data Integration</w:t>
            </w:r>
            <w:r w:rsidRPr="00883804">
              <w:rPr>
                <w:i/>
                <w:lang w:val="en-US"/>
              </w:rPr>
              <w:t xml:space="preserve">. </w:t>
            </w:r>
            <w:hyperlink r:id="rId109" w:history="1">
              <w:r w:rsidRPr="001E6694">
                <w:rPr>
                  <w:rStyle w:val="Hipervnculo"/>
                  <w:lang w:val="en-US"/>
                </w:rPr>
                <w:t>https://htchivantara.is/3AGs8jX</w:t>
              </w:r>
            </w:hyperlink>
            <w:r>
              <w:rPr>
                <w:lang w:val="en-US"/>
              </w:rPr>
              <w:t xml:space="preserve"> </w:t>
            </w:r>
          </w:p>
        </w:tc>
      </w:tr>
      <w:tr w:rsidR="00CE33A8" w14:paraId="192CB57D" w14:textId="77777777" w:rsidTr="00D84E87">
        <w:trPr>
          <w:trHeight w:val="420"/>
        </w:trPr>
        <w:tc>
          <w:tcPr>
            <w:tcW w:w="13982" w:type="dxa"/>
            <w:gridSpan w:val="2"/>
            <w:shd w:val="clear" w:color="auto" w:fill="auto"/>
            <w:tcMar>
              <w:top w:w="100" w:type="dxa"/>
              <w:left w:w="100" w:type="dxa"/>
              <w:bottom w:w="100" w:type="dxa"/>
              <w:right w:w="100" w:type="dxa"/>
            </w:tcMar>
          </w:tcPr>
          <w:p w14:paraId="35E7D03E" w14:textId="7F0D1D5A" w:rsidR="00CE33A8" w:rsidRDefault="00CE33A8">
            <w:pPr>
              <w:widowControl w:val="0"/>
              <w:spacing w:after="120"/>
              <w:rPr>
                <w:color w:val="B7B7B7"/>
              </w:rPr>
            </w:pPr>
            <w:r>
              <w:t>Joyanes, L. (201</w:t>
            </w:r>
            <w:r w:rsidR="00883804">
              <w:t>9</w:t>
            </w:r>
            <w:r>
              <w:t xml:space="preserve">). </w:t>
            </w:r>
            <w:r w:rsidR="00883804">
              <w:rPr>
                <w:i/>
              </w:rPr>
              <w:t>Inteligencia de negocios y analítica de datos</w:t>
            </w:r>
            <w:r w:rsidRPr="001E6694">
              <w:rPr>
                <w:i/>
              </w:rPr>
              <w:t>.</w:t>
            </w:r>
            <w:r w:rsidR="00883804" w:rsidRPr="001E6694">
              <w:rPr>
                <w:i/>
              </w:rPr>
              <w:t xml:space="preserve"> Una visión global de </w:t>
            </w:r>
            <w:proofErr w:type="spellStart"/>
            <w:r w:rsidR="00883804" w:rsidRPr="001E6694">
              <w:rPr>
                <w:i/>
              </w:rPr>
              <w:t>business</w:t>
            </w:r>
            <w:proofErr w:type="spellEnd"/>
            <w:r w:rsidR="00883804" w:rsidRPr="001E6694">
              <w:rPr>
                <w:i/>
              </w:rPr>
              <w:t xml:space="preserve"> </w:t>
            </w:r>
            <w:proofErr w:type="spellStart"/>
            <w:r w:rsidR="00883804" w:rsidRPr="001E6694">
              <w:rPr>
                <w:i/>
              </w:rPr>
              <w:t>intelligence</w:t>
            </w:r>
            <w:proofErr w:type="spellEnd"/>
            <w:r w:rsidR="00883804" w:rsidRPr="001E6694">
              <w:rPr>
                <w:i/>
              </w:rPr>
              <w:t xml:space="preserve"> &amp; </w:t>
            </w:r>
            <w:proofErr w:type="spellStart"/>
            <w:r w:rsidR="00883804" w:rsidRPr="001E6694">
              <w:rPr>
                <w:i/>
              </w:rPr>
              <w:t>analytics</w:t>
            </w:r>
            <w:proofErr w:type="spellEnd"/>
            <w:r w:rsidR="00DA738C">
              <w:t>.</w:t>
            </w:r>
            <w:r>
              <w:t xml:space="preserve"> Alfaomega</w:t>
            </w:r>
            <w:r w:rsidR="00DA738C">
              <w:t>.</w:t>
            </w:r>
          </w:p>
        </w:tc>
      </w:tr>
      <w:tr w:rsidR="00CE33A8" w:rsidRPr="000E3C0C" w14:paraId="739A0740" w14:textId="77777777" w:rsidTr="00D84E87">
        <w:trPr>
          <w:trHeight w:val="420"/>
        </w:trPr>
        <w:tc>
          <w:tcPr>
            <w:tcW w:w="13982" w:type="dxa"/>
            <w:gridSpan w:val="2"/>
            <w:shd w:val="clear" w:color="auto" w:fill="auto"/>
            <w:tcMar>
              <w:top w:w="100" w:type="dxa"/>
              <w:left w:w="100" w:type="dxa"/>
              <w:bottom w:w="100" w:type="dxa"/>
              <w:right w:w="100" w:type="dxa"/>
            </w:tcMar>
          </w:tcPr>
          <w:p w14:paraId="633B4384" w14:textId="352C1077" w:rsidR="00CE33A8" w:rsidRPr="001E6694" w:rsidRDefault="000E3C0C">
            <w:pPr>
              <w:widowControl w:val="0"/>
              <w:spacing w:after="120"/>
              <w:rPr>
                <w:color w:val="B7B7B7"/>
                <w:lang w:val="en-US"/>
              </w:rPr>
            </w:pPr>
            <w:r w:rsidRPr="001E6694">
              <w:rPr>
                <w:lang w:val="en-US"/>
              </w:rPr>
              <w:t xml:space="preserve">Microsoft. </w:t>
            </w:r>
            <w:r w:rsidRPr="00297793">
              <w:rPr>
                <w:lang w:val="en-US"/>
              </w:rPr>
              <w:t xml:space="preserve">(2022). </w:t>
            </w:r>
            <w:r w:rsidRPr="001E6694">
              <w:rPr>
                <w:i/>
                <w:lang w:val="en-US"/>
              </w:rPr>
              <w:t>SQL Server Integration Services</w:t>
            </w:r>
            <w:r w:rsidRPr="000E3C0C">
              <w:rPr>
                <w:lang w:val="en-US"/>
              </w:rPr>
              <w:t xml:space="preserve">. </w:t>
            </w:r>
            <w:hyperlink r:id="rId110" w:history="1">
              <w:r w:rsidRPr="001E6694">
                <w:rPr>
                  <w:rStyle w:val="Hipervnculo"/>
                  <w:lang w:val="en-US"/>
                </w:rPr>
                <w:t>https://bit.ly/3EWjD6K</w:t>
              </w:r>
            </w:hyperlink>
            <w:r>
              <w:rPr>
                <w:lang w:val="en-US"/>
              </w:rPr>
              <w:t xml:space="preserve"> </w:t>
            </w:r>
          </w:p>
        </w:tc>
      </w:tr>
      <w:tr w:rsidR="00CE33A8" w:rsidRPr="000E3C0C" w14:paraId="7FF1983B" w14:textId="77777777" w:rsidTr="00D84E87">
        <w:trPr>
          <w:trHeight w:val="420"/>
        </w:trPr>
        <w:tc>
          <w:tcPr>
            <w:tcW w:w="13982" w:type="dxa"/>
            <w:gridSpan w:val="2"/>
            <w:shd w:val="clear" w:color="auto" w:fill="auto"/>
            <w:tcMar>
              <w:top w:w="100" w:type="dxa"/>
              <w:left w:w="100" w:type="dxa"/>
              <w:bottom w:w="100" w:type="dxa"/>
              <w:right w:w="100" w:type="dxa"/>
            </w:tcMar>
          </w:tcPr>
          <w:p w14:paraId="77151C74" w14:textId="10A60087" w:rsidR="00CE33A8" w:rsidRPr="001E6694" w:rsidRDefault="000E0DA4">
            <w:pPr>
              <w:widowControl w:val="0"/>
              <w:spacing w:after="120"/>
              <w:rPr>
                <w:color w:val="B7B7B7"/>
                <w:lang w:val="en-US"/>
              </w:rPr>
            </w:pPr>
            <w:r w:rsidRPr="001E6694">
              <w:rPr>
                <w:lang w:val="es-CO"/>
              </w:rPr>
              <w:t>Ministerio de A</w:t>
            </w:r>
            <w:r w:rsidR="000E3C0C">
              <w:rPr>
                <w:lang w:val="es-CO"/>
              </w:rPr>
              <w:t>mbiente y Desarrollo Sostenible.</w:t>
            </w:r>
            <w:r w:rsidRPr="001E6694">
              <w:rPr>
                <w:lang w:val="es-CO"/>
              </w:rPr>
              <w:t xml:space="preserve"> </w:t>
            </w:r>
            <w:r w:rsidR="000E3C0C" w:rsidRPr="001E6694">
              <w:rPr>
                <w:lang w:val="en-US"/>
              </w:rPr>
              <w:t>(</w:t>
            </w:r>
            <w:r w:rsidRPr="000E3C0C">
              <w:rPr>
                <w:lang w:val="en-US"/>
              </w:rPr>
              <w:t>s. f.</w:t>
            </w:r>
            <w:r w:rsidR="000E3C0C" w:rsidRPr="001E6694">
              <w:rPr>
                <w:lang w:val="en-US"/>
              </w:rPr>
              <w:t xml:space="preserve">). </w:t>
            </w:r>
            <w:r w:rsidR="000E3C0C" w:rsidRPr="001E6694">
              <w:rPr>
                <w:i/>
                <w:lang w:val="en-US"/>
              </w:rPr>
              <w:t>JavaScript Object Notation (JSON)</w:t>
            </w:r>
            <w:r w:rsidR="000E3C0C" w:rsidRPr="000E3C0C">
              <w:rPr>
                <w:lang w:val="en-US"/>
              </w:rPr>
              <w:t xml:space="preserve">. </w:t>
            </w:r>
            <w:hyperlink r:id="rId111" w:history="1">
              <w:r w:rsidR="000E3C0C" w:rsidRPr="001E6694">
                <w:rPr>
                  <w:rStyle w:val="Hipervnculo"/>
                  <w:lang w:val="en-US"/>
                </w:rPr>
                <w:t>https://bit.ly/3EUhs2D</w:t>
              </w:r>
            </w:hyperlink>
            <w:r w:rsidR="000E3C0C">
              <w:rPr>
                <w:lang w:val="en-US"/>
              </w:rPr>
              <w:t xml:space="preserve"> </w:t>
            </w:r>
          </w:p>
        </w:tc>
      </w:tr>
      <w:tr w:rsidR="000E0DA4" w:rsidRPr="00CA7E22" w14:paraId="039D4FE1" w14:textId="77777777" w:rsidTr="00D84E87">
        <w:trPr>
          <w:trHeight w:val="420"/>
        </w:trPr>
        <w:tc>
          <w:tcPr>
            <w:tcW w:w="13982" w:type="dxa"/>
            <w:gridSpan w:val="2"/>
            <w:shd w:val="clear" w:color="auto" w:fill="auto"/>
            <w:tcMar>
              <w:top w:w="100" w:type="dxa"/>
              <w:left w:w="100" w:type="dxa"/>
              <w:bottom w:w="100" w:type="dxa"/>
              <w:right w:w="100" w:type="dxa"/>
            </w:tcMar>
          </w:tcPr>
          <w:p w14:paraId="20F8CB55" w14:textId="500C414E" w:rsidR="000E0DA4" w:rsidRPr="001E6694" w:rsidDel="00640FEA" w:rsidRDefault="000E0DA4" w:rsidP="00CE33A8">
            <w:pPr>
              <w:widowControl w:val="0"/>
              <w:spacing w:after="120"/>
              <w:rPr>
                <w:lang w:val="es-CO"/>
              </w:rPr>
            </w:pPr>
            <w:r w:rsidRPr="000E0DA4">
              <w:rPr>
                <w:lang w:val="es-CO"/>
              </w:rPr>
              <w:lastRenderedPageBreak/>
              <w:t>Muñoz,</w:t>
            </w:r>
            <w:r w:rsidR="00CA7E22">
              <w:rPr>
                <w:lang w:val="es-CO"/>
              </w:rPr>
              <w:t xml:space="preserve"> A.</w:t>
            </w:r>
            <w:r w:rsidRPr="000E0DA4">
              <w:rPr>
                <w:lang w:val="es-CO"/>
              </w:rPr>
              <w:t xml:space="preserve"> </w:t>
            </w:r>
            <w:r w:rsidR="00CA7E22">
              <w:rPr>
                <w:lang w:val="es-CO"/>
              </w:rPr>
              <w:t>(2018).</w:t>
            </w:r>
            <w:r w:rsidRPr="000E0DA4">
              <w:rPr>
                <w:lang w:val="es-CO"/>
              </w:rPr>
              <w:t xml:space="preserve"> </w:t>
            </w:r>
            <w:r w:rsidR="00CA7E22" w:rsidRPr="00297793">
              <w:rPr>
                <w:i/>
                <w:lang w:val="es-CO"/>
              </w:rPr>
              <w:t xml:space="preserve">OLAP. </w:t>
            </w:r>
            <w:r w:rsidR="00CA7E22" w:rsidRPr="001E6694">
              <w:rPr>
                <w:i/>
                <w:lang w:val="es-CO"/>
              </w:rPr>
              <w:t xml:space="preserve">Resumen final. </w:t>
            </w:r>
            <w:r w:rsidR="00CA7E22" w:rsidRPr="001E6694">
              <w:rPr>
                <w:lang w:val="es-CO"/>
              </w:rPr>
              <w:t>Centro de Producción de Contenidos Digitales.</w:t>
            </w:r>
            <w:r w:rsidR="00CA7E22">
              <w:rPr>
                <w:i/>
                <w:lang w:val="es-CO"/>
              </w:rPr>
              <w:t xml:space="preserve"> </w:t>
            </w:r>
            <w:hyperlink r:id="rId112" w:history="1">
              <w:r w:rsidR="00B92535" w:rsidRPr="001E6694">
                <w:rPr>
                  <w:rStyle w:val="Hipervnculo"/>
                </w:rPr>
                <w:t>https://repositorio.upct.es/handle/10317/7168</w:t>
              </w:r>
            </w:hyperlink>
            <w:r w:rsidR="00B92535">
              <w:rPr>
                <w:lang w:val="es-CO"/>
              </w:rPr>
              <w:t xml:space="preserve"> </w:t>
            </w:r>
          </w:p>
        </w:tc>
      </w:tr>
      <w:tr w:rsidR="000E0DA4" w:rsidRPr="000E0DA4" w14:paraId="189F3861" w14:textId="77777777" w:rsidTr="00D84E87">
        <w:trPr>
          <w:trHeight w:val="420"/>
        </w:trPr>
        <w:tc>
          <w:tcPr>
            <w:tcW w:w="13982" w:type="dxa"/>
            <w:gridSpan w:val="2"/>
            <w:shd w:val="clear" w:color="auto" w:fill="auto"/>
            <w:tcMar>
              <w:top w:w="100" w:type="dxa"/>
              <w:left w:w="100" w:type="dxa"/>
              <w:bottom w:w="100" w:type="dxa"/>
              <w:right w:w="100" w:type="dxa"/>
            </w:tcMar>
          </w:tcPr>
          <w:p w14:paraId="47796EDF" w14:textId="2A51FE3F" w:rsidR="000E0DA4" w:rsidRPr="001E6694" w:rsidDel="00640FEA" w:rsidRDefault="00077FFE">
            <w:pPr>
              <w:widowControl w:val="0"/>
              <w:spacing w:after="120"/>
              <w:rPr>
                <w:lang w:val="es-CO"/>
              </w:rPr>
            </w:pPr>
            <w:r>
              <w:rPr>
                <w:lang w:val="es-CO"/>
              </w:rPr>
              <w:t>Rebollo, M. (2017</w:t>
            </w:r>
            <w:r w:rsidR="000E0DA4" w:rsidRPr="000E0DA4">
              <w:rPr>
                <w:lang w:val="es-CO"/>
              </w:rPr>
              <w:t xml:space="preserve">). </w:t>
            </w:r>
            <w:r w:rsidR="000E0DA4" w:rsidRPr="001E6694">
              <w:rPr>
                <w:i/>
                <w:lang w:val="es-CO"/>
              </w:rPr>
              <w:t>Minería de datos. Usando la tecnología a nuestro favor</w:t>
            </w:r>
            <w:r>
              <w:rPr>
                <w:lang w:val="es-CO"/>
              </w:rPr>
              <w:t xml:space="preserve">. </w:t>
            </w:r>
            <w:hyperlink r:id="rId113" w:history="1">
              <w:r w:rsidRPr="00DC1F5B">
                <w:rPr>
                  <w:rStyle w:val="Hipervnculo"/>
                  <w:lang w:val="es-CO"/>
                </w:rPr>
                <w:t>https://www.gestiopolis.com/mineria-datos-usando-la-tecnologia-favor/</w:t>
              </w:r>
            </w:hyperlink>
            <w:r>
              <w:rPr>
                <w:lang w:val="es-CO"/>
              </w:rPr>
              <w:t xml:space="preserve"> </w:t>
            </w:r>
          </w:p>
        </w:tc>
      </w:tr>
      <w:tr w:rsidR="000E0DA4" w:rsidRPr="00B92535" w14:paraId="041B5B2C" w14:textId="77777777" w:rsidTr="00D84E87">
        <w:trPr>
          <w:trHeight w:val="420"/>
        </w:trPr>
        <w:tc>
          <w:tcPr>
            <w:tcW w:w="13982" w:type="dxa"/>
            <w:gridSpan w:val="2"/>
            <w:shd w:val="clear" w:color="auto" w:fill="auto"/>
            <w:tcMar>
              <w:top w:w="100" w:type="dxa"/>
              <w:left w:w="100" w:type="dxa"/>
              <w:bottom w:w="100" w:type="dxa"/>
              <w:right w:w="100" w:type="dxa"/>
            </w:tcMar>
          </w:tcPr>
          <w:p w14:paraId="2CDF0DA6" w14:textId="76C0AEB3" w:rsidR="000E0DA4" w:rsidRPr="001E6694" w:rsidDel="00640FEA" w:rsidRDefault="00B92535" w:rsidP="00CE33A8">
            <w:pPr>
              <w:widowControl w:val="0"/>
              <w:spacing w:after="120"/>
              <w:rPr>
                <w:lang w:val="es-CO"/>
              </w:rPr>
            </w:pPr>
            <w:proofErr w:type="spellStart"/>
            <w:r w:rsidRPr="001E6694">
              <w:rPr>
                <w:lang w:val="es-CO"/>
              </w:rPr>
              <w:t>Tableau</w:t>
            </w:r>
            <w:proofErr w:type="spellEnd"/>
            <w:r w:rsidRPr="001E6694">
              <w:rPr>
                <w:lang w:val="es-CO"/>
              </w:rPr>
              <w:t>. (s. f.).</w:t>
            </w:r>
            <w:r w:rsidR="000E0DA4" w:rsidRPr="00297793">
              <w:rPr>
                <w:lang w:val="es-CO"/>
              </w:rPr>
              <w:t xml:space="preserve"> </w:t>
            </w:r>
            <w:r w:rsidRPr="001E6694">
              <w:rPr>
                <w:i/>
                <w:lang w:val="es-CO"/>
              </w:rPr>
              <w:t>¿Qué es la inteligencia de negocios? Guía sobre la inteligencia de negocios y por qué es importante</w:t>
            </w:r>
            <w:r>
              <w:rPr>
                <w:lang w:val="es-CO"/>
              </w:rPr>
              <w:t>.</w:t>
            </w:r>
            <w:r w:rsidRPr="001E6694">
              <w:rPr>
                <w:lang w:val="es-CO"/>
              </w:rPr>
              <w:t xml:space="preserve"> </w:t>
            </w:r>
            <w:hyperlink r:id="rId114" w:history="1">
              <w:r w:rsidR="00AA6BA5" w:rsidRPr="001E6694">
                <w:rPr>
                  <w:rStyle w:val="Hipervnculo"/>
                </w:rPr>
                <w:t>https://www.tableau.com/es-es/learn/articles/business-intelligence</w:t>
              </w:r>
            </w:hyperlink>
            <w:r w:rsidR="00AA6BA5">
              <w:rPr>
                <w:lang w:val="es-CO"/>
              </w:rPr>
              <w:t xml:space="preserve"> </w:t>
            </w:r>
          </w:p>
        </w:tc>
      </w:tr>
    </w:tbl>
    <w:p w14:paraId="7818B710" w14:textId="77777777" w:rsidR="00867F4E" w:rsidRPr="001E6694" w:rsidRDefault="00867F4E" w:rsidP="001E6694">
      <w:pPr>
        <w:rPr>
          <w:lang w:val="en-US"/>
        </w:rPr>
      </w:pPr>
      <w:bookmarkStart w:id="42" w:name="_heading=h.3dy6vkm" w:colFirst="0" w:colLast="0"/>
      <w:bookmarkEnd w:id="42"/>
    </w:p>
    <w:sectPr w:rsidR="00867F4E" w:rsidRPr="001E6694" w:rsidSect="00D20CE0">
      <w:headerReference w:type="default" r:id="rId115"/>
      <w:footerReference w:type="default" r:id="rId116"/>
      <w:pgSz w:w="16834" w:h="11909" w:orient="landscape"/>
      <w:pgMar w:top="1440" w:right="1080" w:bottom="1440" w:left="108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alia López Acevedo" w:date="2022-11-15T16:04:00Z" w:initials="NLA">
    <w:p w14:paraId="621FB119" w14:textId="77777777" w:rsidR="001664B4" w:rsidRDefault="001664B4" w:rsidP="001664B4">
      <w:r>
        <w:rPr>
          <w:rStyle w:val="Refdecomentario"/>
        </w:rPr>
        <w:annotationRef/>
      </w:r>
      <w:r>
        <w:rPr>
          <w:sz w:val="20"/>
          <w:szCs w:val="20"/>
        </w:rPr>
        <w:t>La narración del video contiene 493 palabras.</w:t>
      </w:r>
    </w:p>
  </w:comment>
  <w:comment w:id="2" w:author="Natalia López Acevedo" w:date="2022-11-15T18:45:00Z" w:initials="NLA">
    <w:p w14:paraId="6AF72720" w14:textId="77777777" w:rsidR="001664B4" w:rsidRDefault="001664B4" w:rsidP="001664B4">
      <w:r>
        <w:rPr>
          <w:rStyle w:val="Refdecomentario"/>
        </w:rPr>
        <w:annotationRef/>
      </w:r>
      <w:r>
        <w:rPr>
          <w:sz w:val="20"/>
          <w:szCs w:val="20"/>
        </w:rPr>
        <w:t>Rediseñar imagen referente a identificar datos.</w:t>
      </w:r>
    </w:p>
  </w:comment>
  <w:comment w:id="3" w:author="Natalia López Acevedo" w:date="2022-11-15T18:45:00Z" w:initials="NLA">
    <w:p w14:paraId="194E278D" w14:textId="77777777" w:rsidR="001664B4" w:rsidRDefault="001664B4" w:rsidP="001664B4">
      <w:r>
        <w:rPr>
          <w:rStyle w:val="Refdecomentario"/>
        </w:rPr>
        <w:annotationRef/>
      </w:r>
      <w:r>
        <w:rPr>
          <w:sz w:val="20"/>
          <w:szCs w:val="20"/>
        </w:rPr>
        <w:t>Rediseñar imagen referente a extraer datos.</w:t>
      </w:r>
    </w:p>
  </w:comment>
  <w:comment w:id="4" w:author="Natalia López Acevedo" w:date="2022-11-15T18:45:00Z" w:initials="NLA">
    <w:p w14:paraId="1F2C96F5" w14:textId="77777777" w:rsidR="001664B4" w:rsidRDefault="001664B4" w:rsidP="001664B4">
      <w:r>
        <w:rPr>
          <w:rStyle w:val="Refdecomentario"/>
        </w:rPr>
        <w:annotationRef/>
      </w:r>
      <w:r>
        <w:rPr>
          <w:sz w:val="20"/>
          <w:szCs w:val="20"/>
        </w:rPr>
        <w:t>Rediseñar imagen referente a analizar datos.</w:t>
      </w:r>
    </w:p>
  </w:comment>
  <w:comment w:id="5" w:author="Natalia López Acevedo" w:date="2022-11-15T18:45:00Z" w:initials="NLA">
    <w:p w14:paraId="1B1E2EDE" w14:textId="77777777" w:rsidR="001664B4" w:rsidRDefault="001664B4" w:rsidP="001664B4">
      <w:r>
        <w:rPr>
          <w:rStyle w:val="Refdecomentario"/>
        </w:rPr>
        <w:annotationRef/>
      </w:r>
      <w:r>
        <w:rPr>
          <w:sz w:val="20"/>
          <w:szCs w:val="20"/>
        </w:rPr>
        <w:t>Rediseñar imagen referente a verificación de datos.</w:t>
      </w:r>
    </w:p>
  </w:comment>
  <w:comment w:id="7" w:author="Natalia López Acevedo" w:date="2022-11-15T19:14:00Z" w:initials="NLA">
    <w:p w14:paraId="07FBDCB7" w14:textId="77777777" w:rsidR="001664B4" w:rsidRDefault="001664B4" w:rsidP="001664B4">
      <w:r>
        <w:rPr>
          <w:rStyle w:val="Refdecomentario"/>
        </w:rPr>
        <w:annotationRef/>
      </w:r>
      <w:r>
        <w:rPr>
          <w:sz w:val="20"/>
          <w:szCs w:val="20"/>
        </w:rPr>
        <w:t>No es necesario poner imagen en cada tarjeta. Serán tarjetas avatar de color.</w:t>
      </w:r>
    </w:p>
  </w:comment>
  <w:comment w:id="8" w:author="Natalia López Acevedo" w:date="2022-11-15T20:41:00Z" w:initials="NLA">
    <w:p w14:paraId="3356E45E" w14:textId="77777777" w:rsidR="001664B4" w:rsidRDefault="001664B4" w:rsidP="001664B4">
      <w:r>
        <w:rPr>
          <w:rStyle w:val="Refdecomentario"/>
        </w:rPr>
        <w:annotationRef/>
      </w:r>
      <w:r>
        <w:rPr>
          <w:b/>
          <w:bCs/>
          <w:sz w:val="20"/>
          <w:szCs w:val="20"/>
        </w:rPr>
        <w:t>Elaboración propia del experto</w:t>
      </w:r>
    </w:p>
    <w:p w14:paraId="2783B740" w14:textId="77777777" w:rsidR="001664B4" w:rsidRDefault="001664B4" w:rsidP="001664B4">
      <w:r>
        <w:rPr>
          <w:sz w:val="20"/>
          <w:szCs w:val="20"/>
        </w:rPr>
        <w:t>Rediseñar imagen</w:t>
      </w:r>
    </w:p>
    <w:p w14:paraId="0319E892" w14:textId="77777777" w:rsidR="001664B4" w:rsidRDefault="001664B4" w:rsidP="001664B4">
      <w:r>
        <w:rPr>
          <w:sz w:val="20"/>
          <w:szCs w:val="20"/>
        </w:rPr>
        <w:t>Texto infografía:</w:t>
      </w:r>
    </w:p>
    <w:p w14:paraId="13FBE61C" w14:textId="77777777" w:rsidR="001664B4" w:rsidRDefault="001664B4" w:rsidP="001664B4">
      <w:r>
        <w:rPr>
          <w:sz w:val="20"/>
          <w:szCs w:val="20"/>
        </w:rPr>
        <w:t>TEXTOS INFOGRAFÍA</w:t>
      </w:r>
    </w:p>
    <w:p w14:paraId="41B77513" w14:textId="77777777" w:rsidR="001664B4" w:rsidRDefault="001664B4" w:rsidP="001664B4">
      <w:r>
        <w:rPr>
          <w:sz w:val="20"/>
          <w:szCs w:val="20"/>
        </w:rPr>
        <w:t> </w:t>
      </w:r>
    </w:p>
    <w:p w14:paraId="36132D86" w14:textId="77777777" w:rsidR="001664B4" w:rsidRDefault="001664B4" w:rsidP="001664B4">
      <w:r>
        <w:rPr>
          <w:sz w:val="20"/>
          <w:szCs w:val="20"/>
        </w:rPr>
        <w:t>Técnicas para análisis de necesidades de información</w:t>
      </w:r>
    </w:p>
    <w:p w14:paraId="18C63C6F" w14:textId="77777777" w:rsidR="001664B4" w:rsidRDefault="001664B4" w:rsidP="001664B4">
      <w:r>
        <w:rPr>
          <w:sz w:val="20"/>
          <w:szCs w:val="20"/>
        </w:rPr>
        <w:t> </w:t>
      </w:r>
    </w:p>
    <w:p w14:paraId="08091E22" w14:textId="77777777" w:rsidR="001664B4" w:rsidRDefault="001664B4" w:rsidP="001664B4">
      <w:r>
        <w:rPr>
          <w:sz w:val="20"/>
          <w:szCs w:val="20"/>
        </w:rPr>
        <w:t>Cuestionarios: Conjunto de preguntas preparadas sobre aspectos de interés para el proyecto de ciencia de datos a realizar. Esta puede estar dirigida a toda la organización o a una muestra de esta.</w:t>
      </w:r>
    </w:p>
    <w:p w14:paraId="60D5AD7B" w14:textId="77777777" w:rsidR="001664B4" w:rsidRDefault="001664B4" w:rsidP="001664B4">
      <w:r>
        <w:rPr>
          <w:sz w:val="20"/>
          <w:szCs w:val="20"/>
        </w:rPr>
        <w:t> </w:t>
      </w:r>
    </w:p>
    <w:p w14:paraId="006D2B31" w14:textId="77777777" w:rsidR="001664B4" w:rsidRDefault="001664B4" w:rsidP="001664B4">
      <w:r>
        <w:rPr>
          <w:sz w:val="20"/>
          <w:szCs w:val="20"/>
        </w:rPr>
        <w:t>Observación: Esta técnica consiste en observar a la persona dentro del contexto en el que normalmente realiza sus actividades para entender los aspectos más significativos y para recopilar de esta los datos que se consideren pertinentes</w:t>
      </w:r>
    </w:p>
    <w:p w14:paraId="771EB2AA" w14:textId="77777777" w:rsidR="001664B4" w:rsidRDefault="001664B4" w:rsidP="001664B4">
      <w:r>
        <w:rPr>
          <w:sz w:val="20"/>
          <w:szCs w:val="20"/>
        </w:rPr>
        <w:t> </w:t>
      </w:r>
    </w:p>
    <w:p w14:paraId="6FB928FB" w14:textId="77777777" w:rsidR="001664B4" w:rsidRDefault="001664B4" w:rsidP="001664B4">
      <w:r>
        <w:rPr>
          <w:sz w:val="20"/>
          <w:szCs w:val="20"/>
        </w:rPr>
        <w:t>Incidente crítico: La técnica consiste en: 1. Recoger y clasificar información sobre los incidentes. 2. Realizar inferencias basadas en la información obtenida. (Un incidente es cualquier actividad observable lo suficientemente compleja como para realizar inferencias acerca de quien la realiza)</w:t>
      </w:r>
    </w:p>
    <w:p w14:paraId="2D6608EA" w14:textId="77777777" w:rsidR="001664B4" w:rsidRDefault="001664B4" w:rsidP="001664B4">
      <w:r>
        <w:rPr>
          <w:sz w:val="20"/>
          <w:szCs w:val="20"/>
        </w:rPr>
        <w:t> </w:t>
      </w:r>
    </w:p>
    <w:p w14:paraId="3E70C9DB" w14:textId="77777777" w:rsidR="001664B4" w:rsidRDefault="001664B4" w:rsidP="001664B4">
      <w:r>
        <w:rPr>
          <w:sz w:val="20"/>
          <w:szCs w:val="20"/>
        </w:rPr>
        <w:t xml:space="preserve">Consenso: Busca conseguir acuerdos entre un grupo de personas a cerca de aspectos controvertidos. Entre estos se encuentran la técnica </w:t>
      </w:r>
      <w:proofErr w:type="spellStart"/>
      <w:r>
        <w:rPr>
          <w:sz w:val="20"/>
          <w:szCs w:val="20"/>
        </w:rPr>
        <w:t>Delphy</w:t>
      </w:r>
      <w:proofErr w:type="spellEnd"/>
      <w:r>
        <w:rPr>
          <w:sz w:val="20"/>
          <w:szCs w:val="20"/>
        </w:rPr>
        <w:t xml:space="preserve"> que buscar obtener la opinión de expertos de forma sistemática, individual, organizada y anónima.</w:t>
      </w:r>
    </w:p>
    <w:p w14:paraId="07FCB007" w14:textId="77777777" w:rsidR="001664B4" w:rsidRDefault="001664B4" w:rsidP="001664B4">
      <w:r>
        <w:rPr>
          <w:sz w:val="20"/>
          <w:szCs w:val="20"/>
        </w:rPr>
        <w:t> </w:t>
      </w:r>
    </w:p>
    <w:p w14:paraId="03F9AB61" w14:textId="77777777" w:rsidR="001664B4" w:rsidRDefault="001664B4" w:rsidP="001664B4">
      <w:r>
        <w:rPr>
          <w:sz w:val="20"/>
          <w:szCs w:val="20"/>
        </w:rPr>
        <w:t>Análisis de documentos: Se realiza a partir de los documentos que se producen o publican en la organización. Este análisis se realiza sin consultar a los usuarios, permitiendo conocer sus hábitos, necesidades y uso de la información</w:t>
      </w:r>
    </w:p>
    <w:p w14:paraId="1C304982" w14:textId="77777777" w:rsidR="001664B4" w:rsidRDefault="001664B4" w:rsidP="001664B4">
      <w:r>
        <w:rPr>
          <w:sz w:val="20"/>
          <w:szCs w:val="20"/>
        </w:rPr>
        <w:t> </w:t>
      </w:r>
    </w:p>
    <w:p w14:paraId="0380CC95" w14:textId="77777777" w:rsidR="001664B4" w:rsidRDefault="001664B4" w:rsidP="001664B4">
      <w:r>
        <w:rPr>
          <w:sz w:val="20"/>
          <w:szCs w:val="20"/>
        </w:rPr>
        <w:t>Análisis de referencias: Permite conocer los hábitos de información que utilizan los usuarios en sus labores diarias y en sus procesos de investigación. Este análisis permite identificar las necesidades de información del usuario, tipología de documentos, fuentes de información y vigencias.</w:t>
      </w:r>
    </w:p>
    <w:p w14:paraId="7F35271F" w14:textId="77777777" w:rsidR="001664B4" w:rsidRDefault="001664B4" w:rsidP="001664B4">
      <w:r>
        <w:rPr>
          <w:sz w:val="20"/>
          <w:szCs w:val="20"/>
        </w:rPr>
        <w:t> </w:t>
      </w:r>
    </w:p>
    <w:p w14:paraId="352ADCE7" w14:textId="77777777" w:rsidR="001664B4" w:rsidRDefault="001664B4" w:rsidP="001664B4"/>
    <w:p w14:paraId="17A46234" w14:textId="77777777" w:rsidR="001664B4" w:rsidRDefault="001664B4" w:rsidP="001664B4"/>
  </w:comment>
  <w:comment w:id="9" w:author="Natalia López Acevedo" w:date="2022-11-15T18:45:00Z" w:initials="NLA">
    <w:p w14:paraId="191B7E59" w14:textId="77777777" w:rsidR="001664B4" w:rsidRDefault="001664B4" w:rsidP="001664B4">
      <w:r>
        <w:rPr>
          <w:rStyle w:val="Refdecomentario"/>
        </w:rPr>
        <w:annotationRef/>
      </w:r>
      <w:r>
        <w:rPr>
          <w:sz w:val="20"/>
          <w:szCs w:val="20"/>
        </w:rPr>
        <w:t>Rediseñar imagen referente a documento</w:t>
      </w:r>
    </w:p>
  </w:comment>
  <w:comment w:id="10" w:author="Natalia López Acevedo" w:date="2022-11-15T18:45:00Z" w:initials="NLA">
    <w:p w14:paraId="71DFD259" w14:textId="77777777" w:rsidR="001664B4" w:rsidRDefault="001664B4" w:rsidP="001664B4">
      <w:r>
        <w:rPr>
          <w:rStyle w:val="Refdecomentario"/>
        </w:rPr>
        <w:annotationRef/>
      </w:r>
      <w:r>
        <w:rPr>
          <w:sz w:val="20"/>
          <w:szCs w:val="20"/>
        </w:rPr>
        <w:t>Rediseñar imagen referente a tecnología OCR.</w:t>
      </w:r>
    </w:p>
  </w:comment>
  <w:comment w:id="11" w:author="Natalia López Acevedo" w:date="2022-11-15T18:45:00Z" w:initials="NLA">
    <w:p w14:paraId="46C16AF1" w14:textId="77777777" w:rsidR="001664B4" w:rsidRDefault="001664B4" w:rsidP="001664B4">
      <w:r>
        <w:rPr>
          <w:rStyle w:val="Refdecomentario"/>
        </w:rPr>
        <w:annotationRef/>
      </w:r>
      <w:r>
        <w:rPr>
          <w:sz w:val="20"/>
          <w:szCs w:val="20"/>
        </w:rPr>
        <w:t>Rediseñar imagen referente a sintaxis.</w:t>
      </w:r>
    </w:p>
  </w:comment>
  <w:comment w:id="12" w:author="Natalia López Acevedo" w:date="2022-11-15T18:45:00Z" w:initials="NLA">
    <w:p w14:paraId="011E0AAE" w14:textId="77777777" w:rsidR="001664B4" w:rsidRDefault="001664B4" w:rsidP="001664B4">
      <w:r>
        <w:rPr>
          <w:rStyle w:val="Refdecomentario"/>
        </w:rPr>
        <w:annotationRef/>
      </w:r>
      <w:r>
        <w:rPr>
          <w:sz w:val="20"/>
          <w:szCs w:val="20"/>
        </w:rPr>
        <w:t>Rediseñar imagen referente verificación de datos.</w:t>
      </w:r>
    </w:p>
  </w:comment>
  <w:comment w:id="13" w:author="Natalia López Acevedo" w:date="2022-11-15T18:45:00Z" w:initials="NLA">
    <w:p w14:paraId="54240139" w14:textId="77777777" w:rsidR="001664B4" w:rsidRDefault="001664B4" w:rsidP="001664B4">
      <w:r>
        <w:rPr>
          <w:rStyle w:val="Refdecomentario"/>
        </w:rPr>
        <w:annotationRef/>
      </w:r>
      <w:r>
        <w:rPr>
          <w:sz w:val="20"/>
          <w:szCs w:val="20"/>
        </w:rPr>
        <w:t xml:space="preserve">Rediseñar imagen referente a </w:t>
      </w:r>
      <w:proofErr w:type="spellStart"/>
      <w:r>
        <w:rPr>
          <w:i/>
          <w:iCs/>
          <w:sz w:val="20"/>
          <w:szCs w:val="20"/>
        </w:rPr>
        <w:t>scraping</w:t>
      </w:r>
      <w:proofErr w:type="spellEnd"/>
      <w:r>
        <w:rPr>
          <w:i/>
          <w:iCs/>
          <w:sz w:val="20"/>
          <w:szCs w:val="20"/>
        </w:rPr>
        <w:t xml:space="preserve"> </w:t>
      </w:r>
      <w:r>
        <w:rPr>
          <w:sz w:val="20"/>
          <w:szCs w:val="20"/>
        </w:rPr>
        <w:t xml:space="preserve">o </w:t>
      </w:r>
      <w:r>
        <w:rPr>
          <w:i/>
          <w:iCs/>
          <w:sz w:val="20"/>
          <w:szCs w:val="20"/>
        </w:rPr>
        <w:t xml:space="preserve">web </w:t>
      </w:r>
      <w:proofErr w:type="spellStart"/>
      <w:r>
        <w:rPr>
          <w:i/>
          <w:iCs/>
          <w:sz w:val="20"/>
          <w:szCs w:val="20"/>
        </w:rPr>
        <w:t>scraping</w:t>
      </w:r>
      <w:proofErr w:type="spellEnd"/>
      <w:r>
        <w:rPr>
          <w:i/>
          <w:iCs/>
          <w:sz w:val="20"/>
          <w:szCs w:val="20"/>
        </w:rPr>
        <w:t>.</w:t>
      </w:r>
      <w:r>
        <w:rPr>
          <w:sz w:val="20"/>
          <w:szCs w:val="20"/>
        </w:rPr>
        <w:t xml:space="preserve"> </w:t>
      </w:r>
    </w:p>
  </w:comment>
  <w:comment w:id="14" w:author="Natalia López Acevedo" w:date="2022-11-15T18:45:00Z" w:initials="NLA">
    <w:p w14:paraId="7942578D" w14:textId="77777777" w:rsidR="001664B4" w:rsidRDefault="001664B4" w:rsidP="001664B4">
      <w:r>
        <w:rPr>
          <w:rStyle w:val="Refdecomentario"/>
        </w:rPr>
        <w:annotationRef/>
      </w:r>
      <w:r>
        <w:rPr>
          <w:sz w:val="20"/>
          <w:szCs w:val="20"/>
        </w:rPr>
        <w:t>Rediseñar imagen.</w:t>
      </w:r>
      <w:r>
        <w:rPr>
          <w:sz w:val="20"/>
          <w:szCs w:val="20"/>
        </w:rPr>
        <w:cr/>
      </w:r>
      <w:r>
        <w:rPr>
          <w:sz w:val="20"/>
          <w:szCs w:val="20"/>
        </w:rPr>
        <w:cr/>
        <w:t>Texto imagen:</w:t>
      </w:r>
      <w:r>
        <w:rPr>
          <w:sz w:val="20"/>
          <w:szCs w:val="20"/>
        </w:rPr>
        <w:cr/>
        <w:t xml:space="preserve">Fases ciclo de vida del proceso de minería de datos </w:t>
      </w:r>
      <w:r>
        <w:rPr>
          <w:sz w:val="20"/>
          <w:szCs w:val="20"/>
        </w:rPr>
        <w:cr/>
      </w:r>
      <w:r>
        <w:rPr>
          <w:sz w:val="20"/>
          <w:szCs w:val="20"/>
        </w:rPr>
        <w:cr/>
        <w:t>Comprensión del negocio</w:t>
      </w:r>
      <w:r>
        <w:rPr>
          <w:sz w:val="20"/>
          <w:szCs w:val="20"/>
        </w:rPr>
        <w:cr/>
        <w:t>Comprensión de los datos</w:t>
      </w:r>
      <w:r>
        <w:rPr>
          <w:sz w:val="20"/>
          <w:szCs w:val="20"/>
        </w:rPr>
        <w:cr/>
        <w:t>Preparación de los datos</w:t>
      </w:r>
      <w:r>
        <w:rPr>
          <w:sz w:val="20"/>
          <w:szCs w:val="20"/>
        </w:rPr>
        <w:cr/>
        <w:t>Modelado</w:t>
      </w:r>
      <w:r>
        <w:rPr>
          <w:sz w:val="20"/>
          <w:szCs w:val="20"/>
        </w:rPr>
        <w:cr/>
        <w:t>Evaluación</w:t>
      </w:r>
      <w:r>
        <w:rPr>
          <w:sz w:val="20"/>
          <w:szCs w:val="20"/>
        </w:rPr>
        <w:cr/>
        <w:t>Despliegue</w:t>
      </w:r>
      <w:r>
        <w:rPr>
          <w:sz w:val="20"/>
          <w:szCs w:val="20"/>
        </w:rPr>
        <w:cr/>
      </w:r>
    </w:p>
  </w:comment>
  <w:comment w:id="16" w:author="Natalia López Acevedo" w:date="2022-11-15T18:45:00Z" w:initials="NLA">
    <w:p w14:paraId="03362B96" w14:textId="77777777" w:rsidR="001664B4" w:rsidRDefault="001664B4" w:rsidP="001664B4">
      <w:r>
        <w:rPr>
          <w:rStyle w:val="Refdecomentario"/>
        </w:rPr>
        <w:annotationRef/>
      </w:r>
      <w:r>
        <w:rPr>
          <w:sz w:val="20"/>
          <w:szCs w:val="20"/>
        </w:rPr>
        <w:t xml:space="preserve">Rediseñar imagen referente a </w:t>
      </w:r>
      <w:r>
        <w:rPr>
          <w:i/>
          <w:iCs/>
          <w:sz w:val="20"/>
          <w:szCs w:val="20"/>
        </w:rPr>
        <w:t>limpieza de datos.</w:t>
      </w:r>
    </w:p>
  </w:comment>
  <w:comment w:id="18" w:author="Natalia López Acevedo" w:date="2022-11-15T18:04:00Z" w:initials="NLA">
    <w:p w14:paraId="52CF541F" w14:textId="5CAE2F58" w:rsidR="001664B4" w:rsidRDefault="001664B4" w:rsidP="001664B4">
      <w:r>
        <w:rPr>
          <w:rStyle w:val="Refdecomentario"/>
        </w:rPr>
        <w:annotationRef/>
      </w:r>
      <w:r>
        <w:rPr>
          <w:sz w:val="20"/>
          <w:szCs w:val="20"/>
        </w:rPr>
        <w:t>La narración del video contiene 493 palabras.</w:t>
      </w:r>
    </w:p>
  </w:comment>
  <w:comment w:id="21" w:author="Natalia López Acevedo" w:date="2022-11-15T18:45:00Z" w:initials="NLA">
    <w:p w14:paraId="39BA7376" w14:textId="77777777" w:rsidR="001664B4" w:rsidRDefault="001664B4" w:rsidP="001664B4">
      <w:r>
        <w:rPr>
          <w:rStyle w:val="Refdecomentario"/>
        </w:rPr>
        <w:annotationRef/>
      </w:r>
      <w:r>
        <w:rPr>
          <w:sz w:val="20"/>
          <w:szCs w:val="20"/>
        </w:rPr>
        <w:t xml:space="preserve">Rediseñar imagen referente a </w:t>
      </w:r>
      <w:r>
        <w:rPr>
          <w:i/>
          <w:iCs/>
          <w:sz w:val="20"/>
          <w:szCs w:val="20"/>
        </w:rPr>
        <w:t>herramientas de transformación y limpieza de datos.</w:t>
      </w:r>
    </w:p>
  </w:comment>
  <w:comment w:id="23" w:author="Natalia López Acevedo" w:date="2022-11-15T18:45:00Z" w:initials="NLA">
    <w:p w14:paraId="22CDBBA1" w14:textId="77777777" w:rsidR="001664B4" w:rsidRPr="001664B4" w:rsidRDefault="001664B4" w:rsidP="000F5F39">
      <w:pPr>
        <w:rPr>
          <w:lang w:val="en-US"/>
        </w:rPr>
      </w:pPr>
      <w:r>
        <w:rPr>
          <w:rStyle w:val="Refdecomentario"/>
        </w:rPr>
        <w:annotationRef/>
      </w:r>
      <w:proofErr w:type="spellStart"/>
      <w:r w:rsidRPr="001664B4">
        <w:rPr>
          <w:sz w:val="20"/>
          <w:szCs w:val="20"/>
          <w:lang w:val="en-US"/>
        </w:rPr>
        <w:t>Rediseñar</w:t>
      </w:r>
      <w:proofErr w:type="spellEnd"/>
      <w:r w:rsidRPr="001664B4">
        <w:rPr>
          <w:sz w:val="20"/>
          <w:szCs w:val="20"/>
          <w:lang w:val="en-US"/>
        </w:rPr>
        <w:t xml:space="preserve"> imagen </w:t>
      </w:r>
      <w:proofErr w:type="spellStart"/>
      <w:r w:rsidRPr="001664B4">
        <w:rPr>
          <w:sz w:val="20"/>
          <w:szCs w:val="20"/>
          <w:lang w:val="en-US"/>
        </w:rPr>
        <w:t>referente</w:t>
      </w:r>
      <w:proofErr w:type="spellEnd"/>
      <w:r w:rsidRPr="001664B4">
        <w:rPr>
          <w:sz w:val="20"/>
          <w:szCs w:val="20"/>
          <w:lang w:val="en-US"/>
        </w:rPr>
        <w:t xml:space="preserve"> a </w:t>
      </w:r>
      <w:r w:rsidRPr="001664B4">
        <w:rPr>
          <w:i/>
          <w:iCs/>
          <w:sz w:val="20"/>
          <w:szCs w:val="20"/>
          <w:lang w:val="en-US"/>
        </w:rPr>
        <w:t>data warehouse</w:t>
      </w:r>
      <w:r w:rsidRPr="001664B4">
        <w:rPr>
          <w:sz w:val="20"/>
          <w:szCs w:val="20"/>
          <w:lang w:val="en-US"/>
        </w:rPr>
        <w:t>.</w:t>
      </w:r>
    </w:p>
  </w:comment>
  <w:comment w:id="24" w:author="David Vargas Valencia" w:date="2022-11-13T23:36:00Z" w:initials="DVV">
    <w:p w14:paraId="790BB92C" w14:textId="77777777" w:rsidR="001664B4" w:rsidRDefault="001664B4" w:rsidP="001664B4">
      <w:r>
        <w:rPr>
          <w:rStyle w:val="Refdecomentario"/>
        </w:rPr>
        <w:annotationRef/>
      </w:r>
      <w:r>
        <w:rPr>
          <w:sz w:val="20"/>
          <w:szCs w:val="20"/>
        </w:rPr>
        <w:t>Rediseñar imagen</w:t>
      </w:r>
    </w:p>
    <w:p w14:paraId="76970E63" w14:textId="77777777" w:rsidR="001664B4" w:rsidRDefault="001664B4" w:rsidP="001664B4">
      <w:r>
        <w:rPr>
          <w:sz w:val="20"/>
          <w:szCs w:val="20"/>
        </w:rPr>
        <w:t>Texto de la infografía.</w:t>
      </w:r>
      <w:r>
        <w:rPr>
          <w:sz w:val="20"/>
          <w:szCs w:val="20"/>
        </w:rPr>
        <w:cr/>
      </w:r>
      <w:r>
        <w:rPr>
          <w:sz w:val="20"/>
          <w:szCs w:val="20"/>
        </w:rPr>
        <w:cr/>
        <w:t>Data Lake</w:t>
      </w:r>
      <w:r>
        <w:rPr>
          <w:sz w:val="20"/>
          <w:szCs w:val="20"/>
        </w:rPr>
        <w:cr/>
      </w:r>
      <w:r>
        <w:rPr>
          <w:sz w:val="20"/>
          <w:szCs w:val="20"/>
        </w:rPr>
        <w:cr/>
      </w:r>
      <w:r>
        <w:rPr>
          <w:sz w:val="20"/>
          <w:szCs w:val="20"/>
        </w:rPr>
        <w:cr/>
        <w:t>Se almacena toda la información independientemente de la fuente y su estructura</w:t>
      </w:r>
      <w:r>
        <w:rPr>
          <w:sz w:val="20"/>
          <w:szCs w:val="20"/>
        </w:rPr>
        <w:cr/>
      </w:r>
      <w:r>
        <w:rPr>
          <w:sz w:val="20"/>
          <w:szCs w:val="20"/>
        </w:rPr>
        <w:cr/>
        <w:t xml:space="preserve">Funciona como un repositorio de datos estructurados, </w:t>
      </w:r>
      <w:proofErr w:type="spellStart"/>
      <w:r>
        <w:rPr>
          <w:sz w:val="20"/>
          <w:szCs w:val="20"/>
        </w:rPr>
        <w:t>semi-estructurados</w:t>
      </w:r>
      <w:proofErr w:type="spellEnd"/>
      <w:r>
        <w:rPr>
          <w:sz w:val="20"/>
          <w:szCs w:val="20"/>
        </w:rPr>
        <w:t xml:space="preserve"> y no-estructurados</w:t>
      </w:r>
      <w:r>
        <w:rPr>
          <w:sz w:val="20"/>
          <w:szCs w:val="20"/>
        </w:rPr>
        <w:cr/>
      </w:r>
      <w:r>
        <w:rPr>
          <w:sz w:val="20"/>
          <w:szCs w:val="20"/>
        </w:rPr>
        <w:cr/>
        <w:t>Se define el esquema de datos después de su almacenamiento, al momento de ser usada</w:t>
      </w:r>
      <w:r>
        <w:rPr>
          <w:sz w:val="20"/>
          <w:szCs w:val="20"/>
        </w:rPr>
        <w:cr/>
      </w:r>
      <w:r>
        <w:rPr>
          <w:sz w:val="20"/>
          <w:szCs w:val="20"/>
        </w:rPr>
        <w:cr/>
        <w:t>Usa el proceso extracción - carga - transformación</w:t>
      </w:r>
      <w:r>
        <w:rPr>
          <w:sz w:val="20"/>
          <w:szCs w:val="20"/>
        </w:rPr>
        <w:cr/>
      </w:r>
      <w:r>
        <w:rPr>
          <w:sz w:val="20"/>
          <w:szCs w:val="20"/>
        </w:rPr>
        <w:cr/>
        <w:t>Ideal para hacer todo tipo de análisis en profundidad</w:t>
      </w:r>
      <w:r>
        <w:rPr>
          <w:sz w:val="20"/>
          <w:szCs w:val="20"/>
        </w:rPr>
        <w:cr/>
      </w:r>
      <w:r>
        <w:rPr>
          <w:sz w:val="20"/>
          <w:szCs w:val="20"/>
        </w:rPr>
        <w:cr/>
        <w:t xml:space="preserve">Data </w:t>
      </w:r>
      <w:proofErr w:type="spellStart"/>
      <w:r>
        <w:rPr>
          <w:sz w:val="20"/>
          <w:szCs w:val="20"/>
        </w:rPr>
        <w:t>warehouse</w:t>
      </w:r>
      <w:proofErr w:type="spellEnd"/>
      <w:r>
        <w:rPr>
          <w:sz w:val="20"/>
          <w:szCs w:val="20"/>
        </w:rPr>
        <w:cr/>
      </w:r>
      <w:r>
        <w:rPr>
          <w:sz w:val="20"/>
          <w:szCs w:val="20"/>
        </w:rPr>
        <w:cr/>
        <w:t>Se almacena información proveniente de sistemas transaccionales, que pasa por un proceso de normalización y transformación</w:t>
      </w:r>
      <w:r>
        <w:rPr>
          <w:sz w:val="20"/>
          <w:szCs w:val="20"/>
        </w:rPr>
        <w:cr/>
      </w:r>
      <w:r>
        <w:rPr>
          <w:sz w:val="20"/>
          <w:szCs w:val="20"/>
        </w:rPr>
        <w:cr/>
        <w:t>Se combinan tecnologías para recopilar y gestionar datos procedentes de distintas fuentes (suelen almacenarse de manera estructurada)</w:t>
      </w:r>
      <w:r>
        <w:rPr>
          <w:sz w:val="20"/>
          <w:szCs w:val="20"/>
        </w:rPr>
        <w:cr/>
      </w:r>
      <w:r>
        <w:rPr>
          <w:sz w:val="20"/>
          <w:szCs w:val="20"/>
        </w:rPr>
        <w:cr/>
        <w:t>Se define el esquema antes del almacenamiento y antes de su uso</w:t>
      </w:r>
      <w:r>
        <w:rPr>
          <w:sz w:val="20"/>
          <w:szCs w:val="20"/>
        </w:rPr>
        <w:cr/>
      </w:r>
      <w:r>
        <w:rPr>
          <w:sz w:val="20"/>
          <w:szCs w:val="20"/>
        </w:rPr>
        <w:cr/>
        <w:t>Usa el proceso extracción - transformación - carga</w:t>
      </w:r>
      <w:r>
        <w:rPr>
          <w:sz w:val="20"/>
          <w:szCs w:val="20"/>
        </w:rPr>
        <w:cr/>
      </w:r>
      <w:r>
        <w:rPr>
          <w:sz w:val="20"/>
          <w:szCs w:val="20"/>
        </w:rPr>
        <w:cr/>
        <w:t>Ideal para usuarios operacionales</w:t>
      </w:r>
    </w:p>
  </w:comment>
  <w:comment w:id="25" w:author="Natalia López Acevedo" w:date="2022-11-15T23:40:00Z" w:initials="NLA">
    <w:p w14:paraId="7B2398D3" w14:textId="77777777" w:rsidR="001664B4" w:rsidRDefault="001664B4" w:rsidP="001664B4">
      <w:r>
        <w:rPr>
          <w:rStyle w:val="Refdecomentario"/>
        </w:rPr>
        <w:annotationRef/>
      </w:r>
      <w:r>
        <w:rPr>
          <w:sz w:val="20"/>
          <w:szCs w:val="20"/>
        </w:rPr>
        <w:t xml:space="preserve">Rediseñar imagen. </w:t>
      </w:r>
    </w:p>
    <w:p w14:paraId="1FAAC579" w14:textId="77777777" w:rsidR="001664B4" w:rsidRDefault="001664B4" w:rsidP="001664B4"/>
    <w:p w14:paraId="75667F4E" w14:textId="77777777" w:rsidR="001664B4" w:rsidRDefault="001664B4" w:rsidP="001664B4">
      <w:r>
        <w:rPr>
          <w:sz w:val="20"/>
          <w:szCs w:val="20"/>
        </w:rPr>
        <w:t>Texto de la imagen:</w:t>
      </w:r>
    </w:p>
    <w:p w14:paraId="782ED70F" w14:textId="77777777" w:rsidR="001664B4" w:rsidRDefault="001664B4" w:rsidP="001664B4"/>
    <w:p w14:paraId="37FD40E1" w14:textId="77777777" w:rsidR="001664B4" w:rsidRDefault="001664B4" w:rsidP="001664B4">
      <w:r>
        <w:rPr>
          <w:sz w:val="20"/>
          <w:szCs w:val="20"/>
        </w:rPr>
        <w:t>Cubo de ventas</w:t>
      </w:r>
    </w:p>
    <w:p w14:paraId="09AEB6E8" w14:textId="77777777" w:rsidR="001664B4" w:rsidRDefault="001664B4" w:rsidP="001664B4">
      <w:r>
        <w:rPr>
          <w:sz w:val="20"/>
          <w:szCs w:val="20"/>
        </w:rPr>
        <w:t>Dimensión productos</w:t>
      </w:r>
    </w:p>
    <w:p w14:paraId="0EAB9A7B" w14:textId="77777777" w:rsidR="001664B4" w:rsidRDefault="001664B4" w:rsidP="001664B4">
      <w:r>
        <w:rPr>
          <w:sz w:val="20"/>
          <w:szCs w:val="20"/>
        </w:rPr>
        <w:t>Monitores</w:t>
      </w:r>
    </w:p>
    <w:p w14:paraId="68521D00" w14:textId="77777777" w:rsidR="001664B4" w:rsidRDefault="001664B4" w:rsidP="001664B4">
      <w:r>
        <w:rPr>
          <w:sz w:val="20"/>
          <w:szCs w:val="20"/>
        </w:rPr>
        <w:t>Smartphones</w:t>
      </w:r>
    </w:p>
    <w:p w14:paraId="312F6B4F" w14:textId="77777777" w:rsidR="001664B4" w:rsidRDefault="001664B4" w:rsidP="001664B4">
      <w:r>
        <w:rPr>
          <w:sz w:val="20"/>
          <w:szCs w:val="20"/>
        </w:rPr>
        <w:t>Teclados</w:t>
      </w:r>
    </w:p>
    <w:p w14:paraId="0334752B" w14:textId="77777777" w:rsidR="001664B4" w:rsidRDefault="001664B4" w:rsidP="001664B4">
      <w:r>
        <w:rPr>
          <w:sz w:val="20"/>
          <w:szCs w:val="20"/>
        </w:rPr>
        <w:t>Altavoces</w:t>
      </w:r>
    </w:p>
    <w:p w14:paraId="0E7FA055" w14:textId="77777777" w:rsidR="001664B4" w:rsidRDefault="001664B4" w:rsidP="001664B4">
      <w:r>
        <w:rPr>
          <w:sz w:val="20"/>
          <w:szCs w:val="20"/>
        </w:rPr>
        <w:t>Dimensión empleados</w:t>
      </w:r>
    </w:p>
    <w:p w14:paraId="513688B7" w14:textId="77777777" w:rsidR="001664B4" w:rsidRDefault="001664B4" w:rsidP="001664B4">
      <w:r>
        <w:rPr>
          <w:sz w:val="20"/>
          <w:szCs w:val="20"/>
        </w:rPr>
        <w:t>Juan</w:t>
      </w:r>
    </w:p>
    <w:p w14:paraId="3427A8ED" w14:textId="77777777" w:rsidR="001664B4" w:rsidRDefault="001664B4" w:rsidP="001664B4">
      <w:r>
        <w:rPr>
          <w:sz w:val="20"/>
          <w:szCs w:val="20"/>
        </w:rPr>
        <w:t>David</w:t>
      </w:r>
    </w:p>
    <w:p w14:paraId="70885AC5" w14:textId="77777777" w:rsidR="001664B4" w:rsidRDefault="001664B4" w:rsidP="001664B4">
      <w:r>
        <w:rPr>
          <w:sz w:val="20"/>
          <w:szCs w:val="20"/>
        </w:rPr>
        <w:t>Jacobo</w:t>
      </w:r>
    </w:p>
    <w:p w14:paraId="3A0F2D21" w14:textId="77777777" w:rsidR="001664B4" w:rsidRDefault="001664B4" w:rsidP="001664B4">
      <w:r>
        <w:rPr>
          <w:sz w:val="20"/>
          <w:szCs w:val="20"/>
        </w:rPr>
        <w:t>Beatriz</w:t>
      </w:r>
    </w:p>
    <w:p w14:paraId="734324AD" w14:textId="77777777" w:rsidR="001664B4" w:rsidRDefault="001664B4" w:rsidP="001664B4">
      <w:r>
        <w:rPr>
          <w:sz w:val="20"/>
          <w:szCs w:val="20"/>
        </w:rPr>
        <w:t>Dimensión monedas</w:t>
      </w:r>
    </w:p>
    <w:p w14:paraId="71E2EAF2" w14:textId="77777777" w:rsidR="001664B4" w:rsidRDefault="001664B4" w:rsidP="001664B4">
      <w:r>
        <w:rPr>
          <w:sz w:val="20"/>
          <w:szCs w:val="20"/>
        </w:rPr>
        <w:t>Euro</w:t>
      </w:r>
    </w:p>
    <w:p w14:paraId="295C278C" w14:textId="77777777" w:rsidR="001664B4" w:rsidRDefault="001664B4" w:rsidP="001664B4">
      <w:r>
        <w:rPr>
          <w:sz w:val="20"/>
          <w:szCs w:val="20"/>
        </w:rPr>
        <w:t>Dólar</w:t>
      </w:r>
    </w:p>
    <w:p w14:paraId="4F65F369" w14:textId="77777777" w:rsidR="001664B4" w:rsidRDefault="001664B4" w:rsidP="001664B4">
      <w:r>
        <w:rPr>
          <w:sz w:val="20"/>
          <w:szCs w:val="20"/>
        </w:rPr>
        <w:t>Peso</w:t>
      </w:r>
    </w:p>
    <w:p w14:paraId="1537DCE9" w14:textId="77777777" w:rsidR="001664B4" w:rsidRDefault="001664B4" w:rsidP="001664B4">
      <w:r>
        <w:rPr>
          <w:sz w:val="20"/>
          <w:szCs w:val="20"/>
        </w:rPr>
        <w:t>Yen</w:t>
      </w:r>
    </w:p>
    <w:p w14:paraId="77DCF7D3" w14:textId="77777777" w:rsidR="001664B4" w:rsidRDefault="001664B4" w:rsidP="001664B4">
      <w:r>
        <w:rPr>
          <w:sz w:val="20"/>
          <w:szCs w:val="20"/>
        </w:rPr>
        <w:t>Importe 7.529</w:t>
      </w:r>
    </w:p>
  </w:comment>
  <w:comment w:id="26" w:author="Natalia López Acevedo" w:date="2022-11-15T23:46:00Z" w:initials="NLA">
    <w:p w14:paraId="581ED333" w14:textId="77777777" w:rsidR="001664B4" w:rsidRDefault="001664B4" w:rsidP="001664B4">
      <w:r>
        <w:rPr>
          <w:rStyle w:val="Refdecomentario"/>
        </w:rPr>
        <w:annotationRef/>
      </w:r>
      <w:r>
        <w:rPr>
          <w:sz w:val="20"/>
          <w:szCs w:val="20"/>
        </w:rPr>
        <w:t>No es necesario poner imagen en cada tarjeta, se pueden usar las tarjetas avatar de color.</w:t>
      </w:r>
    </w:p>
  </w:comment>
  <w:comment w:id="28" w:author="Natalia López Acevedo" w:date="2022-11-15T23:40:00Z" w:initials="NLA">
    <w:p w14:paraId="089FBBEC" w14:textId="77777777" w:rsidR="001664B4" w:rsidRDefault="001664B4" w:rsidP="001664B4">
      <w:r>
        <w:rPr>
          <w:rStyle w:val="Refdecomentario"/>
        </w:rPr>
        <w:annotationRef/>
      </w:r>
      <w:r>
        <w:rPr>
          <w:sz w:val="20"/>
          <w:szCs w:val="20"/>
        </w:rPr>
        <w:t>Rediseñar imagen referente a herramienta OLAP. Se puede usar la misma imagen en los tres puntos.</w:t>
      </w:r>
    </w:p>
  </w:comment>
  <w:comment w:id="31" w:author="Natalia López Acevedo" w:date="2022-11-15T23:40:00Z" w:initials="NLA">
    <w:p w14:paraId="05697A65" w14:textId="77777777" w:rsidR="001664B4" w:rsidRDefault="001664B4" w:rsidP="00865940">
      <w:r>
        <w:rPr>
          <w:rStyle w:val="Refdecomentario"/>
        </w:rPr>
        <w:annotationRef/>
      </w:r>
      <w:r>
        <w:rPr>
          <w:sz w:val="20"/>
          <w:szCs w:val="20"/>
        </w:rPr>
        <w:t>Rediseñar imagen referente a depurar datos.</w:t>
      </w:r>
    </w:p>
  </w:comment>
  <w:comment w:id="32" w:author="Natalia López Acevedo" w:date="2022-11-15T23:40:00Z" w:initials="NLA">
    <w:p w14:paraId="6928DA26" w14:textId="77777777" w:rsidR="001664B4" w:rsidRDefault="001664B4" w:rsidP="00865940">
      <w:r>
        <w:rPr>
          <w:rStyle w:val="Refdecomentario"/>
        </w:rPr>
        <w:annotationRef/>
      </w:r>
      <w:r>
        <w:rPr>
          <w:sz w:val="20"/>
          <w:szCs w:val="20"/>
        </w:rPr>
        <w:t>Rediseñar imagen referente a actualización de datos.</w:t>
      </w:r>
    </w:p>
  </w:comment>
  <w:comment w:id="33" w:author="Natalia López Acevedo" w:date="2022-11-15T23:40:00Z" w:initials="NLA">
    <w:p w14:paraId="32822D61" w14:textId="77777777" w:rsidR="001664B4" w:rsidRDefault="001664B4" w:rsidP="00865940">
      <w:r>
        <w:rPr>
          <w:rStyle w:val="Refdecomentario"/>
        </w:rPr>
        <w:annotationRef/>
      </w:r>
      <w:r>
        <w:rPr>
          <w:sz w:val="20"/>
          <w:szCs w:val="20"/>
        </w:rPr>
        <w:t xml:space="preserve">Rediseñar imagen referente a vistas data </w:t>
      </w:r>
      <w:proofErr w:type="spellStart"/>
      <w:r>
        <w:rPr>
          <w:sz w:val="20"/>
          <w:szCs w:val="20"/>
        </w:rPr>
        <w:t>warehouse</w:t>
      </w:r>
      <w:proofErr w:type="spellEnd"/>
      <w:r>
        <w:rPr>
          <w:sz w:val="20"/>
          <w:szCs w:val="20"/>
        </w:rPr>
        <w:t>.</w:t>
      </w:r>
    </w:p>
  </w:comment>
  <w:comment w:id="35" w:author="David Vargas Valencia" w:date="2022-11-14T22:24:00Z" w:initials="DVV">
    <w:p w14:paraId="08B9EABA" w14:textId="77777777" w:rsidR="001664B4" w:rsidRDefault="001664B4" w:rsidP="001664B4">
      <w:r>
        <w:rPr>
          <w:rStyle w:val="Refdecomentario"/>
        </w:rPr>
        <w:annotationRef/>
      </w:r>
      <w:r>
        <w:rPr>
          <w:sz w:val="20"/>
          <w:szCs w:val="20"/>
        </w:rPr>
        <w:t>Ver anexo Síntesis Procesos ETL.jpg</w:t>
      </w:r>
    </w:p>
    <w:p w14:paraId="5F6E9259" w14:textId="77777777" w:rsidR="001664B4" w:rsidRDefault="001664B4" w:rsidP="001664B4"/>
    <w:p w14:paraId="2FF15AAF" w14:textId="77777777" w:rsidR="001664B4" w:rsidRDefault="001664B4" w:rsidP="001664B4">
      <w:r>
        <w:rPr>
          <w:sz w:val="20"/>
          <w:szCs w:val="20"/>
        </w:rPr>
        <w:t>Rediseñar imagen.</w:t>
      </w:r>
    </w:p>
    <w:p w14:paraId="5930A784" w14:textId="77777777" w:rsidR="001664B4" w:rsidRDefault="001664B4" w:rsidP="001664B4"/>
    <w:p w14:paraId="3A9758C8" w14:textId="77777777" w:rsidR="001664B4" w:rsidRDefault="001664B4" w:rsidP="001664B4">
      <w:r>
        <w:rPr>
          <w:b/>
          <w:bCs/>
          <w:sz w:val="20"/>
          <w:szCs w:val="20"/>
        </w:rPr>
        <w:t>Texto imagen:</w:t>
      </w:r>
    </w:p>
    <w:p w14:paraId="1F6F7BDB" w14:textId="77777777" w:rsidR="001664B4" w:rsidRDefault="001664B4" w:rsidP="001664B4">
      <w:r>
        <w:rPr>
          <w:sz w:val="20"/>
          <w:szCs w:val="20"/>
        </w:rPr>
        <w:t>ETL</w:t>
      </w:r>
      <w:r>
        <w:rPr>
          <w:sz w:val="20"/>
          <w:szCs w:val="20"/>
        </w:rPr>
        <w:cr/>
        <w:t>Se divide en</w:t>
      </w:r>
      <w:r>
        <w:rPr>
          <w:sz w:val="20"/>
          <w:szCs w:val="20"/>
        </w:rPr>
        <w:cr/>
        <w:t>Tres procesos</w:t>
      </w:r>
      <w:r>
        <w:rPr>
          <w:sz w:val="20"/>
          <w:szCs w:val="20"/>
        </w:rPr>
        <w:cr/>
        <w:t>1. Extracción</w:t>
      </w:r>
      <w:r>
        <w:rPr>
          <w:sz w:val="20"/>
          <w:szCs w:val="20"/>
        </w:rPr>
        <w:cr/>
        <w:t>Mediante</w:t>
      </w:r>
      <w:r>
        <w:rPr>
          <w:sz w:val="20"/>
          <w:szCs w:val="20"/>
        </w:rPr>
        <w:cr/>
        <w:t>Técnicas de extracción</w:t>
      </w:r>
      <w:r>
        <w:rPr>
          <w:sz w:val="20"/>
          <w:szCs w:val="20"/>
        </w:rPr>
        <w:cr/>
        <w:t>Manual</w:t>
      </w:r>
      <w:r>
        <w:rPr>
          <w:sz w:val="20"/>
          <w:szCs w:val="20"/>
        </w:rPr>
        <w:cr/>
        <w:t>Automática</w:t>
      </w:r>
      <w:r>
        <w:rPr>
          <w:sz w:val="20"/>
          <w:szCs w:val="20"/>
        </w:rPr>
        <w:cr/>
        <w:t>Híbrida</w:t>
      </w:r>
      <w:r>
        <w:rPr>
          <w:sz w:val="20"/>
          <w:szCs w:val="20"/>
        </w:rPr>
        <w:cr/>
      </w:r>
      <w:r>
        <w:rPr>
          <w:sz w:val="20"/>
          <w:szCs w:val="20"/>
        </w:rPr>
        <w:cr/>
        <w:t>2. Transformación</w:t>
      </w:r>
      <w:r>
        <w:rPr>
          <w:sz w:val="20"/>
          <w:szCs w:val="20"/>
        </w:rPr>
        <w:cr/>
        <w:t>Que busca</w:t>
      </w:r>
      <w:r>
        <w:rPr>
          <w:sz w:val="20"/>
          <w:szCs w:val="20"/>
        </w:rPr>
        <w:cr/>
        <w:t>Mejorar la calidad de la información</w:t>
      </w:r>
      <w:r>
        <w:rPr>
          <w:sz w:val="20"/>
          <w:szCs w:val="20"/>
        </w:rPr>
        <w:cr/>
        <w:t>Mediante</w:t>
      </w:r>
      <w:r>
        <w:rPr>
          <w:sz w:val="20"/>
          <w:szCs w:val="20"/>
        </w:rPr>
        <w:cr/>
        <w:t>Tratamiento de datos atípicos</w:t>
      </w:r>
      <w:r>
        <w:rPr>
          <w:sz w:val="20"/>
          <w:szCs w:val="20"/>
        </w:rPr>
        <w:cr/>
        <w:t>Eliminación de duplicados</w:t>
      </w:r>
      <w:r>
        <w:rPr>
          <w:sz w:val="20"/>
          <w:szCs w:val="20"/>
        </w:rPr>
        <w:cr/>
        <w:t>Corrección de errores</w:t>
      </w:r>
      <w:r>
        <w:rPr>
          <w:sz w:val="20"/>
          <w:szCs w:val="20"/>
        </w:rPr>
        <w:cr/>
        <w:t>Manejo de datos faltantes</w:t>
      </w:r>
      <w:r>
        <w:rPr>
          <w:sz w:val="20"/>
          <w:szCs w:val="20"/>
        </w:rPr>
        <w:cr/>
        <w:t>Normalización de datos</w:t>
      </w:r>
      <w:r>
        <w:rPr>
          <w:sz w:val="20"/>
          <w:szCs w:val="20"/>
        </w:rPr>
        <w:cr/>
      </w:r>
      <w:r>
        <w:rPr>
          <w:sz w:val="20"/>
          <w:szCs w:val="20"/>
        </w:rPr>
        <w:cr/>
        <w:t>3. Carga</w:t>
      </w:r>
      <w:r>
        <w:rPr>
          <w:sz w:val="20"/>
          <w:szCs w:val="20"/>
        </w:rPr>
        <w:cr/>
        <w:t>Para centralizar</w:t>
      </w:r>
      <w:r>
        <w:rPr>
          <w:sz w:val="20"/>
          <w:szCs w:val="20"/>
        </w:rPr>
        <w:cr/>
        <w:t>Datos</w:t>
      </w:r>
      <w:r>
        <w:rPr>
          <w:sz w:val="20"/>
          <w:szCs w:val="20"/>
        </w:rPr>
        <w:cr/>
        <w:t>En</w:t>
      </w:r>
      <w:r>
        <w:rPr>
          <w:sz w:val="20"/>
          <w:szCs w:val="20"/>
        </w:rPr>
        <w:cr/>
        <w:t xml:space="preserve">Data </w:t>
      </w:r>
      <w:proofErr w:type="spellStart"/>
      <w:r>
        <w:rPr>
          <w:sz w:val="20"/>
          <w:szCs w:val="20"/>
        </w:rPr>
        <w:t>lakes</w:t>
      </w:r>
      <w:proofErr w:type="spellEnd"/>
      <w:r>
        <w:rPr>
          <w:sz w:val="20"/>
          <w:szCs w:val="20"/>
        </w:rPr>
        <w:cr/>
        <w:t xml:space="preserve">Data </w:t>
      </w:r>
      <w:proofErr w:type="spellStart"/>
      <w:r>
        <w:rPr>
          <w:sz w:val="20"/>
          <w:szCs w:val="20"/>
        </w:rPr>
        <w:t>warehouse</w:t>
      </w:r>
      <w:proofErr w:type="spellEnd"/>
      <w:r>
        <w:rPr>
          <w:sz w:val="20"/>
          <w:szCs w:val="20"/>
        </w:rPr>
        <w:cr/>
        <w:t xml:space="preserve">Data </w:t>
      </w:r>
      <w:proofErr w:type="spellStart"/>
      <w:r>
        <w:rPr>
          <w:sz w:val="20"/>
          <w:szCs w:val="20"/>
        </w:rPr>
        <w:t>marks</w:t>
      </w:r>
      <w:proofErr w:type="spellEnd"/>
    </w:p>
  </w:comment>
  <w:comment w:id="37" w:author="Natalia López Acevedo" w:date="2022-11-15T23:40:00Z" w:initials="NLA">
    <w:p w14:paraId="390DE2FA" w14:textId="77777777" w:rsidR="001664B4" w:rsidRDefault="001664B4" w:rsidP="00376D2C">
      <w:r>
        <w:rPr>
          <w:rStyle w:val="Refdecomentario"/>
        </w:rPr>
        <w:annotationRef/>
      </w:r>
      <w:r>
        <w:rPr>
          <w:sz w:val="20"/>
          <w:szCs w:val="20"/>
        </w:rPr>
        <w:t>Rediseñar imagen referente a procesos ETL.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1FB119" w15:done="0"/>
  <w15:commentEx w15:paraId="6AF72720" w15:done="0"/>
  <w15:commentEx w15:paraId="194E278D" w15:done="0"/>
  <w15:commentEx w15:paraId="1F2C96F5" w15:done="0"/>
  <w15:commentEx w15:paraId="1B1E2EDE" w15:done="0"/>
  <w15:commentEx w15:paraId="07FBDCB7" w15:done="0"/>
  <w15:commentEx w15:paraId="17A46234" w15:done="0"/>
  <w15:commentEx w15:paraId="191B7E59" w15:done="0"/>
  <w15:commentEx w15:paraId="71DFD259" w15:done="0"/>
  <w15:commentEx w15:paraId="46C16AF1" w15:done="0"/>
  <w15:commentEx w15:paraId="011E0AAE" w15:done="0"/>
  <w15:commentEx w15:paraId="54240139" w15:done="0"/>
  <w15:commentEx w15:paraId="7942578D" w15:done="0"/>
  <w15:commentEx w15:paraId="03362B96" w15:done="0"/>
  <w15:commentEx w15:paraId="52CF541F" w15:done="0"/>
  <w15:commentEx w15:paraId="39BA7376" w15:done="0"/>
  <w15:commentEx w15:paraId="22CDBBA1" w15:done="0"/>
  <w15:commentEx w15:paraId="76970E63" w15:done="0"/>
  <w15:commentEx w15:paraId="77DCF7D3" w15:done="0"/>
  <w15:commentEx w15:paraId="581ED333" w15:done="0"/>
  <w15:commentEx w15:paraId="089FBBEC" w15:done="0"/>
  <w15:commentEx w15:paraId="05697A65" w15:done="0"/>
  <w15:commentEx w15:paraId="6928DA26" w15:done="0"/>
  <w15:commentEx w15:paraId="32822D61" w15:done="0"/>
  <w15:commentEx w15:paraId="1F6F7BDB" w15:done="0"/>
  <w15:commentEx w15:paraId="390DE2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E36F1" w16cex:dateUtc="2022-11-15T21:04:00Z"/>
  <w16cex:commentExtensible w16cex:durableId="271E5E56" w16cex:dateUtc="2022-11-15T23:45:00Z"/>
  <w16cex:commentExtensible w16cex:durableId="271E5ED2" w16cex:dateUtc="2022-11-15T23:45:00Z"/>
  <w16cex:commentExtensible w16cex:durableId="271E5F31" w16cex:dateUtc="2022-11-15T23:45:00Z"/>
  <w16cex:commentExtensible w16cex:durableId="271E5FD3" w16cex:dateUtc="2022-11-15T23:45:00Z"/>
  <w16cex:commentExtensible w16cex:durableId="271E63A2" w16cex:dateUtc="2022-11-16T00:14:00Z"/>
  <w16cex:commentExtensible w16cex:durableId="271E77F1" w16cex:dateUtc="2022-11-16T01:41:00Z"/>
  <w16cex:commentExtensible w16cex:durableId="271E7CEB" w16cex:dateUtc="2022-11-15T23:45:00Z"/>
  <w16cex:commentExtensible w16cex:durableId="271E7D68" w16cex:dateUtc="2022-11-15T23:45:00Z"/>
  <w16cex:commentExtensible w16cex:durableId="271E7E85" w16cex:dateUtc="2022-11-15T23:45:00Z"/>
  <w16cex:commentExtensible w16cex:durableId="271E7F6E" w16cex:dateUtc="2022-11-15T23:45:00Z"/>
  <w16cex:commentExtensible w16cex:durableId="271E813E" w16cex:dateUtc="2022-11-15T23:45:00Z"/>
  <w16cex:commentExtensible w16cex:durableId="271E9017" w16cex:dateUtc="2022-11-15T23:45:00Z"/>
  <w16cex:commentExtensible w16cex:durableId="271E98C2" w16cex:dateUtc="2022-11-15T23:45:00Z"/>
  <w16cex:commentExtensible w16cex:durableId="271E531D" w16cex:dateUtc="2022-11-15T23:04:00Z"/>
  <w16cex:commentExtensible w16cex:durableId="271E9C5B" w16cex:dateUtc="2022-11-15T23:45:00Z"/>
  <w16cex:commentExtensible w16cex:durableId="2728535C" w16cex:dateUtc="2022-11-15T23:45:00Z"/>
  <w16cex:commentExtensible w16cex:durableId="271BFDFC" w16cex:dateUtc="2022-11-14T04:36:00Z"/>
  <w16cex:commentExtensible w16cex:durableId="271EA1D1" w16cex:dateUtc="2022-11-16T04:40:00Z"/>
  <w16cex:commentExtensible w16cex:durableId="271EA33C" w16cex:dateUtc="2022-11-16T04:46:00Z"/>
  <w16cex:commentExtensible w16cex:durableId="271EA43F" w16cex:dateUtc="2022-11-16T04:40:00Z"/>
  <w16cex:commentExtensible w16cex:durableId="272853D1" w16cex:dateUtc="2022-11-16T04:40:00Z"/>
  <w16cex:commentExtensible w16cex:durableId="27285410" w16cex:dateUtc="2022-11-16T04:40:00Z"/>
  <w16cex:commentExtensible w16cex:durableId="2728542D" w16cex:dateUtc="2022-11-16T04:40:00Z"/>
  <w16cex:commentExtensible w16cex:durableId="271D3EA2" w16cex:dateUtc="2022-11-15T03:24:00Z"/>
  <w16cex:commentExtensible w16cex:durableId="2728545D" w16cex:dateUtc="2022-11-16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1FB119" w16cid:durableId="271E36F1"/>
  <w16cid:commentId w16cid:paraId="6AF72720" w16cid:durableId="271E5E56"/>
  <w16cid:commentId w16cid:paraId="194E278D" w16cid:durableId="271E5ED2"/>
  <w16cid:commentId w16cid:paraId="1F2C96F5" w16cid:durableId="271E5F31"/>
  <w16cid:commentId w16cid:paraId="1B1E2EDE" w16cid:durableId="271E5FD3"/>
  <w16cid:commentId w16cid:paraId="07FBDCB7" w16cid:durableId="271E63A2"/>
  <w16cid:commentId w16cid:paraId="17A46234" w16cid:durableId="271E77F1"/>
  <w16cid:commentId w16cid:paraId="191B7E59" w16cid:durableId="271E7CEB"/>
  <w16cid:commentId w16cid:paraId="71DFD259" w16cid:durableId="271E7D68"/>
  <w16cid:commentId w16cid:paraId="46C16AF1" w16cid:durableId="271E7E85"/>
  <w16cid:commentId w16cid:paraId="011E0AAE" w16cid:durableId="271E7F6E"/>
  <w16cid:commentId w16cid:paraId="54240139" w16cid:durableId="271E813E"/>
  <w16cid:commentId w16cid:paraId="7942578D" w16cid:durableId="271E9017"/>
  <w16cid:commentId w16cid:paraId="03362B96" w16cid:durableId="271E98C2"/>
  <w16cid:commentId w16cid:paraId="52CF541F" w16cid:durableId="271E531D"/>
  <w16cid:commentId w16cid:paraId="39BA7376" w16cid:durableId="271E9C5B"/>
  <w16cid:commentId w16cid:paraId="22CDBBA1" w16cid:durableId="2728535C"/>
  <w16cid:commentId w16cid:paraId="76970E63" w16cid:durableId="271BFDFC"/>
  <w16cid:commentId w16cid:paraId="77DCF7D3" w16cid:durableId="271EA1D1"/>
  <w16cid:commentId w16cid:paraId="581ED333" w16cid:durableId="271EA33C"/>
  <w16cid:commentId w16cid:paraId="089FBBEC" w16cid:durableId="271EA43F"/>
  <w16cid:commentId w16cid:paraId="05697A65" w16cid:durableId="272853D1"/>
  <w16cid:commentId w16cid:paraId="6928DA26" w16cid:durableId="27285410"/>
  <w16cid:commentId w16cid:paraId="32822D61" w16cid:durableId="2728542D"/>
  <w16cid:commentId w16cid:paraId="1F6F7BDB" w16cid:durableId="271D3EA2"/>
  <w16cid:commentId w16cid:paraId="390DE2FA" w16cid:durableId="272854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E4CB4" w14:textId="77777777" w:rsidR="00210FCD" w:rsidRDefault="00210FCD">
      <w:pPr>
        <w:spacing w:line="240" w:lineRule="auto"/>
      </w:pPr>
      <w:r>
        <w:separator/>
      </w:r>
    </w:p>
  </w:endnote>
  <w:endnote w:type="continuationSeparator" w:id="0">
    <w:p w14:paraId="175382B8" w14:textId="77777777" w:rsidR="00210FCD" w:rsidRDefault="00210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BC1CA" w14:textId="132DFA84" w:rsidR="001664B4" w:rsidRDefault="001664B4">
    <w:pPr>
      <w:pStyle w:val="Piedepgina"/>
    </w:pPr>
    <w:r>
      <w:rPr>
        <w:noProof/>
        <w:lang w:val="en-US"/>
      </w:rPr>
      <w:drawing>
        <wp:anchor distT="0" distB="0" distL="0" distR="0" simplePos="0" relativeHeight="251663360" behindDoc="1" locked="0" layoutInCell="1" hidden="0" allowOverlap="1" wp14:anchorId="65F05B70" wp14:editId="72B28229">
          <wp:simplePos x="0" y="0"/>
          <wp:positionH relativeFrom="column">
            <wp:posOffset>-979401</wp:posOffset>
          </wp:positionH>
          <wp:positionV relativeFrom="paragraph">
            <wp:posOffset>-285750</wp:posOffset>
          </wp:positionV>
          <wp:extent cx="10671819" cy="885600"/>
          <wp:effectExtent l="0" t="0" r="0" b="3810"/>
          <wp:wrapNone/>
          <wp:docPr id="1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71819" cy="8856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1872" w14:textId="77777777" w:rsidR="00210FCD" w:rsidRDefault="00210FCD">
      <w:pPr>
        <w:spacing w:line="240" w:lineRule="auto"/>
      </w:pPr>
      <w:r>
        <w:separator/>
      </w:r>
    </w:p>
  </w:footnote>
  <w:footnote w:type="continuationSeparator" w:id="0">
    <w:p w14:paraId="13DE0B9E" w14:textId="77777777" w:rsidR="00210FCD" w:rsidRDefault="00210F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81B2F" w14:textId="018EC509" w:rsidR="001664B4" w:rsidRDefault="001664B4">
    <w:pPr>
      <w:pBdr>
        <w:top w:val="nil"/>
        <w:left w:val="nil"/>
        <w:bottom w:val="nil"/>
        <w:right w:val="nil"/>
        <w:between w:val="nil"/>
      </w:pBdr>
      <w:tabs>
        <w:tab w:val="center" w:pos="4419"/>
        <w:tab w:val="right" w:pos="8838"/>
      </w:tabs>
      <w:spacing w:line="240" w:lineRule="auto"/>
      <w:rPr>
        <w:color w:val="000000"/>
      </w:rPr>
    </w:pPr>
    <w:r>
      <w:rPr>
        <w:noProof/>
        <w:lang w:val="en-US"/>
      </w:rPr>
      <mc:AlternateContent>
        <mc:Choice Requires="wps">
          <w:drawing>
            <wp:anchor distT="0" distB="0" distL="114300" distR="114300" simplePos="0" relativeHeight="251661312" behindDoc="0" locked="0" layoutInCell="1" hidden="0" allowOverlap="1" wp14:anchorId="4D96B352" wp14:editId="41E34352">
              <wp:simplePos x="0" y="0"/>
              <wp:positionH relativeFrom="column">
                <wp:posOffset>7874346</wp:posOffset>
              </wp:positionH>
              <wp:positionV relativeFrom="paragraph">
                <wp:posOffset>-360680</wp:posOffset>
              </wp:positionV>
              <wp:extent cx="823595" cy="1164590"/>
              <wp:effectExtent l="0" t="0" r="12700" b="7620"/>
              <wp:wrapSquare wrapText="bothSides"/>
              <wp:docPr id="132" name="Rectángulo 13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04D5B7D" w14:textId="77777777" w:rsidR="001664B4" w:rsidRDefault="001664B4" w:rsidP="00C066B0">
                          <w:pPr>
                            <w:spacing w:line="240" w:lineRule="auto"/>
                            <w:ind w:hanging="2"/>
                          </w:pPr>
                          <w:r>
                            <w:rPr>
                              <w:noProof/>
                              <w:lang w:val="en-US"/>
                            </w:rPr>
                            <w:drawing>
                              <wp:inline distT="0" distB="0" distL="0" distR="0" wp14:anchorId="42BBB0FD" wp14:editId="3581A6F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4D96B352" id="Rectángulo 132" o:spid="_x0000_s1026" style="position:absolute;margin-left:620.05pt;margin-top:-28.4pt;width:64.85pt;height:91.7pt;z-index:25166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" strokecolor="white">
              <v:stroke startarrowwidth="narrow" startarrowlength="short" endarrowwidth="narrow" endarrowlength="short"/>
              <v:textbox style="mso-fit-shape-to-text:t" inset="2.53958mm,2.53958mm,2.53958mm,2.53958mm">
                <w:txbxContent>
                  <w:p w14:paraId="504D5B7D" w14:textId="77777777" w:rsidR="001664B4" w:rsidRDefault="001664B4" w:rsidP="00C066B0">
                    <w:pPr>
                      <w:spacing w:line="240" w:lineRule="auto"/>
                      <w:ind w:hanging="2"/>
                    </w:pPr>
                    <w:r>
                      <w:rPr>
                        <w:noProof/>
                        <w:lang w:val="en-US"/>
                      </w:rPr>
                      <w:drawing>
                        <wp:inline distT="0" distB="0" distL="0" distR="0" wp14:anchorId="42BBB0FD" wp14:editId="3581A6F0">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w10:wrap type="square"/>
            </v:rect>
          </w:pict>
        </mc:Fallback>
      </mc:AlternateContent>
    </w:r>
    <w:r>
      <w:rPr>
        <w:noProof/>
        <w:lang w:val="en-US"/>
      </w:rPr>
      <w:drawing>
        <wp:anchor distT="0" distB="0" distL="114300" distR="114300" simplePos="0" relativeHeight="251659264" behindDoc="0" locked="0" layoutInCell="1" hidden="0" allowOverlap="1" wp14:anchorId="45477F06" wp14:editId="5D299893">
          <wp:simplePos x="0" y="0"/>
          <wp:positionH relativeFrom="column">
            <wp:posOffset>-692265</wp:posOffset>
          </wp:positionH>
          <wp:positionV relativeFrom="paragraph">
            <wp:posOffset>-268605</wp:posOffset>
          </wp:positionV>
          <wp:extent cx="10679430" cy="1009015"/>
          <wp:effectExtent l="0" t="0" r="1270" b="0"/>
          <wp:wrapSquare wrapText="bothSides" distT="0" distB="0" distL="114300" distR="114300"/>
          <wp:docPr id="2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10679430" cy="1009015"/>
                  </a:xfrm>
                  <a:prstGeom prst="rect">
                    <a:avLst/>
                  </a:prstGeom>
                  <a:ln/>
                </pic:spPr>
              </pic:pic>
            </a:graphicData>
          </a:graphic>
        </wp:anchor>
      </w:drawing>
    </w:r>
  </w:p>
  <w:p w14:paraId="5FA7B3C3" w14:textId="19C75394" w:rsidR="001664B4" w:rsidRDefault="001664B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461A4"/>
    <w:multiLevelType w:val="multilevel"/>
    <w:tmpl w:val="151C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53CA8"/>
    <w:multiLevelType w:val="hybridMultilevel"/>
    <w:tmpl w:val="A96ADDE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992506"/>
    <w:multiLevelType w:val="multilevel"/>
    <w:tmpl w:val="0A049AF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1A561382"/>
    <w:multiLevelType w:val="hybridMultilevel"/>
    <w:tmpl w:val="B4A6C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524B7D"/>
    <w:multiLevelType w:val="multilevel"/>
    <w:tmpl w:val="3AAE7B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BC7489F"/>
    <w:multiLevelType w:val="hybridMultilevel"/>
    <w:tmpl w:val="996E8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F53629"/>
    <w:multiLevelType w:val="hybridMultilevel"/>
    <w:tmpl w:val="7FFEB9FE"/>
    <w:lvl w:ilvl="0" w:tplc="9EDE411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35F93"/>
    <w:multiLevelType w:val="hybridMultilevel"/>
    <w:tmpl w:val="A5F41996"/>
    <w:lvl w:ilvl="0" w:tplc="0942A716">
      <w:start w:val="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D44DE"/>
    <w:multiLevelType w:val="hybridMultilevel"/>
    <w:tmpl w:val="A96ADDE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A55BC3"/>
    <w:multiLevelType w:val="hybridMultilevel"/>
    <w:tmpl w:val="F4644C1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3C107B9E"/>
    <w:multiLevelType w:val="multilevel"/>
    <w:tmpl w:val="7BEC99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1353D71"/>
    <w:multiLevelType w:val="hybridMultilevel"/>
    <w:tmpl w:val="A96ADDE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D4FEF"/>
    <w:multiLevelType w:val="hybridMultilevel"/>
    <w:tmpl w:val="A96ADDE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6881594"/>
    <w:multiLevelType w:val="hybridMultilevel"/>
    <w:tmpl w:val="D9461206"/>
    <w:lvl w:ilvl="0" w:tplc="E020B72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06262C"/>
    <w:multiLevelType w:val="hybridMultilevel"/>
    <w:tmpl w:val="7026E320"/>
    <w:lvl w:ilvl="0" w:tplc="0942A716">
      <w:start w:val="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9564B"/>
    <w:multiLevelType w:val="hybridMultilevel"/>
    <w:tmpl w:val="F80801DA"/>
    <w:lvl w:ilvl="0" w:tplc="6B169C8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225F7"/>
    <w:multiLevelType w:val="hybridMultilevel"/>
    <w:tmpl w:val="A96ADDE8"/>
    <w:lvl w:ilvl="0" w:tplc="FFFFFFFF">
      <w:start w:val="1"/>
      <w:numFmt w:val="decimalZero"/>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19458C"/>
    <w:multiLevelType w:val="multilevel"/>
    <w:tmpl w:val="C2FA8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CC223A"/>
    <w:multiLevelType w:val="multilevel"/>
    <w:tmpl w:val="9E06B7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0EF569D"/>
    <w:multiLevelType w:val="hybridMultilevel"/>
    <w:tmpl w:val="A96ADDE8"/>
    <w:lvl w:ilvl="0" w:tplc="8C48206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891EEE"/>
    <w:multiLevelType w:val="hybridMultilevel"/>
    <w:tmpl w:val="6C30C7D4"/>
    <w:lvl w:ilvl="0" w:tplc="C28ADFEC">
      <w:numFmt w:val="bullet"/>
      <w:lvlText w:val=""/>
      <w:lvlJc w:val="left"/>
      <w:pPr>
        <w:ind w:left="720" w:hanging="360"/>
      </w:pPr>
      <w:rPr>
        <w:rFonts w:ascii="Symbol" w:eastAsia="Arial" w:hAnsi="Symbo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381971">
    <w:abstractNumId w:val="17"/>
  </w:num>
  <w:num w:numId="2" w16cid:durableId="2017611368">
    <w:abstractNumId w:val="10"/>
  </w:num>
  <w:num w:numId="3" w16cid:durableId="999506838">
    <w:abstractNumId w:val="18"/>
  </w:num>
  <w:num w:numId="4" w16cid:durableId="1159468679">
    <w:abstractNumId w:val="6"/>
  </w:num>
  <w:num w:numId="5" w16cid:durableId="1601404112">
    <w:abstractNumId w:val="13"/>
  </w:num>
  <w:num w:numId="6" w16cid:durableId="774597926">
    <w:abstractNumId w:val="19"/>
  </w:num>
  <w:num w:numId="7" w16cid:durableId="915868856">
    <w:abstractNumId w:val="0"/>
  </w:num>
  <w:num w:numId="8" w16cid:durableId="985863754">
    <w:abstractNumId w:val="14"/>
  </w:num>
  <w:num w:numId="9" w16cid:durableId="879706672">
    <w:abstractNumId w:val="7"/>
  </w:num>
  <w:num w:numId="10" w16cid:durableId="503667069">
    <w:abstractNumId w:val="20"/>
  </w:num>
  <w:num w:numId="11" w16cid:durableId="1615748630">
    <w:abstractNumId w:val="15"/>
  </w:num>
  <w:num w:numId="12" w16cid:durableId="2047900429">
    <w:abstractNumId w:val="5"/>
  </w:num>
  <w:num w:numId="13" w16cid:durableId="1743062205">
    <w:abstractNumId w:val="4"/>
  </w:num>
  <w:num w:numId="14" w16cid:durableId="1556619610">
    <w:abstractNumId w:val="2"/>
  </w:num>
  <w:num w:numId="15" w16cid:durableId="1867475561">
    <w:abstractNumId w:val="9"/>
  </w:num>
  <w:num w:numId="16" w16cid:durableId="978413934">
    <w:abstractNumId w:val="3"/>
  </w:num>
  <w:num w:numId="17" w16cid:durableId="730083956">
    <w:abstractNumId w:val="1"/>
  </w:num>
  <w:num w:numId="18" w16cid:durableId="147402867">
    <w:abstractNumId w:val="16"/>
  </w:num>
  <w:num w:numId="19" w16cid:durableId="447548359">
    <w:abstractNumId w:val="8"/>
  </w:num>
  <w:num w:numId="20" w16cid:durableId="172496222">
    <w:abstractNumId w:val="11"/>
  </w:num>
  <w:num w:numId="21" w16cid:durableId="20041608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López Acevedo">
    <w15:presenceInfo w15:providerId="AD" w15:userId="S::nlopez@utp.edu.co::042f6246-d00c-448d-a239-9777420110b6"/>
  </w15:person>
  <w15:person w15:author="David Vargas Valencia">
    <w15:presenceInfo w15:providerId="Windows Live" w15:userId="c3df43e7f4233feb"/>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F4E"/>
    <w:rsid w:val="00003735"/>
    <w:rsid w:val="00004108"/>
    <w:rsid w:val="000144A1"/>
    <w:rsid w:val="00020A3F"/>
    <w:rsid w:val="00032C10"/>
    <w:rsid w:val="00033E6B"/>
    <w:rsid w:val="00040273"/>
    <w:rsid w:val="00041165"/>
    <w:rsid w:val="00041349"/>
    <w:rsid w:val="00045438"/>
    <w:rsid w:val="0004566A"/>
    <w:rsid w:val="00047A28"/>
    <w:rsid w:val="000526A7"/>
    <w:rsid w:val="0005294F"/>
    <w:rsid w:val="00066E33"/>
    <w:rsid w:val="00077FFE"/>
    <w:rsid w:val="00080FEB"/>
    <w:rsid w:val="00082105"/>
    <w:rsid w:val="000827CC"/>
    <w:rsid w:val="00091A73"/>
    <w:rsid w:val="00095BD9"/>
    <w:rsid w:val="00095DB4"/>
    <w:rsid w:val="000B3336"/>
    <w:rsid w:val="000B614D"/>
    <w:rsid w:val="000B6F8E"/>
    <w:rsid w:val="000B7C8F"/>
    <w:rsid w:val="000C0B9E"/>
    <w:rsid w:val="000C0C3C"/>
    <w:rsid w:val="000C125F"/>
    <w:rsid w:val="000C3E31"/>
    <w:rsid w:val="000C3FBA"/>
    <w:rsid w:val="000C42A0"/>
    <w:rsid w:val="000D2A58"/>
    <w:rsid w:val="000D7050"/>
    <w:rsid w:val="000E0C46"/>
    <w:rsid w:val="000E0D88"/>
    <w:rsid w:val="000E0DA4"/>
    <w:rsid w:val="000E3C0C"/>
    <w:rsid w:val="000F0763"/>
    <w:rsid w:val="000F1922"/>
    <w:rsid w:val="000F2949"/>
    <w:rsid w:val="000F5930"/>
    <w:rsid w:val="000F5F39"/>
    <w:rsid w:val="000F7240"/>
    <w:rsid w:val="000F7991"/>
    <w:rsid w:val="000F7C87"/>
    <w:rsid w:val="001042AD"/>
    <w:rsid w:val="00105C7D"/>
    <w:rsid w:val="001063FA"/>
    <w:rsid w:val="0010683F"/>
    <w:rsid w:val="00107E13"/>
    <w:rsid w:val="001119A1"/>
    <w:rsid w:val="00116104"/>
    <w:rsid w:val="00120F86"/>
    <w:rsid w:val="00127F30"/>
    <w:rsid w:val="00132193"/>
    <w:rsid w:val="00137AD2"/>
    <w:rsid w:val="00143212"/>
    <w:rsid w:val="001448AE"/>
    <w:rsid w:val="0014787C"/>
    <w:rsid w:val="00164578"/>
    <w:rsid w:val="001664B4"/>
    <w:rsid w:val="00166521"/>
    <w:rsid w:val="00171499"/>
    <w:rsid w:val="001723F4"/>
    <w:rsid w:val="00174338"/>
    <w:rsid w:val="00175227"/>
    <w:rsid w:val="00175D53"/>
    <w:rsid w:val="0017643D"/>
    <w:rsid w:val="00176932"/>
    <w:rsid w:val="001808DB"/>
    <w:rsid w:val="00181B06"/>
    <w:rsid w:val="00191378"/>
    <w:rsid w:val="00194833"/>
    <w:rsid w:val="001A7150"/>
    <w:rsid w:val="001B0862"/>
    <w:rsid w:val="001B1E81"/>
    <w:rsid w:val="001B200A"/>
    <w:rsid w:val="001B5B6C"/>
    <w:rsid w:val="001C4C39"/>
    <w:rsid w:val="001D165A"/>
    <w:rsid w:val="001D38A9"/>
    <w:rsid w:val="001E60BB"/>
    <w:rsid w:val="001E6694"/>
    <w:rsid w:val="001F0FFA"/>
    <w:rsid w:val="001F3A10"/>
    <w:rsid w:val="001F457C"/>
    <w:rsid w:val="001F49D7"/>
    <w:rsid w:val="001F7EF7"/>
    <w:rsid w:val="00210FCD"/>
    <w:rsid w:val="00213803"/>
    <w:rsid w:val="00213A52"/>
    <w:rsid w:val="00217133"/>
    <w:rsid w:val="002227B5"/>
    <w:rsid w:val="00223FF4"/>
    <w:rsid w:val="00261378"/>
    <w:rsid w:val="002659D7"/>
    <w:rsid w:val="00265BA5"/>
    <w:rsid w:val="00270B2B"/>
    <w:rsid w:val="0027730F"/>
    <w:rsid w:val="00277C9D"/>
    <w:rsid w:val="00282B4C"/>
    <w:rsid w:val="00285968"/>
    <w:rsid w:val="00293097"/>
    <w:rsid w:val="0029446E"/>
    <w:rsid w:val="00297793"/>
    <w:rsid w:val="00297F11"/>
    <w:rsid w:val="002A560C"/>
    <w:rsid w:val="002B4D2A"/>
    <w:rsid w:val="002C4A0A"/>
    <w:rsid w:val="002D3C0C"/>
    <w:rsid w:val="002D4DB8"/>
    <w:rsid w:val="002D5163"/>
    <w:rsid w:val="002E2654"/>
    <w:rsid w:val="002F4373"/>
    <w:rsid w:val="002F4C19"/>
    <w:rsid w:val="003014D8"/>
    <w:rsid w:val="003042BA"/>
    <w:rsid w:val="00307A23"/>
    <w:rsid w:val="003102B3"/>
    <w:rsid w:val="003148FD"/>
    <w:rsid w:val="00317099"/>
    <w:rsid w:val="00323F80"/>
    <w:rsid w:val="00340373"/>
    <w:rsid w:val="00346C12"/>
    <w:rsid w:val="00353174"/>
    <w:rsid w:val="00361BF3"/>
    <w:rsid w:val="003642B4"/>
    <w:rsid w:val="00365958"/>
    <w:rsid w:val="00370702"/>
    <w:rsid w:val="00371285"/>
    <w:rsid w:val="003740EF"/>
    <w:rsid w:val="003768F7"/>
    <w:rsid w:val="00376CA1"/>
    <w:rsid w:val="00376D2C"/>
    <w:rsid w:val="00383DC0"/>
    <w:rsid w:val="00384D28"/>
    <w:rsid w:val="00385B97"/>
    <w:rsid w:val="003866C2"/>
    <w:rsid w:val="00390B12"/>
    <w:rsid w:val="00393D36"/>
    <w:rsid w:val="003950BD"/>
    <w:rsid w:val="00396C83"/>
    <w:rsid w:val="00396DB3"/>
    <w:rsid w:val="003A1F20"/>
    <w:rsid w:val="003A7D27"/>
    <w:rsid w:val="003B738F"/>
    <w:rsid w:val="003B7A65"/>
    <w:rsid w:val="003C4A51"/>
    <w:rsid w:val="003C6E62"/>
    <w:rsid w:val="003C7E3E"/>
    <w:rsid w:val="003D1F05"/>
    <w:rsid w:val="003D64C3"/>
    <w:rsid w:val="003E349E"/>
    <w:rsid w:val="003E4715"/>
    <w:rsid w:val="003F09E2"/>
    <w:rsid w:val="003F0C97"/>
    <w:rsid w:val="003F7848"/>
    <w:rsid w:val="004047B3"/>
    <w:rsid w:val="00406199"/>
    <w:rsid w:val="0041342C"/>
    <w:rsid w:val="00415D8D"/>
    <w:rsid w:val="004300E0"/>
    <w:rsid w:val="00430A26"/>
    <w:rsid w:val="004312F8"/>
    <w:rsid w:val="004318BF"/>
    <w:rsid w:val="004338B1"/>
    <w:rsid w:val="00434A8E"/>
    <w:rsid w:val="004447EA"/>
    <w:rsid w:val="0044495C"/>
    <w:rsid w:val="00445A45"/>
    <w:rsid w:val="00452005"/>
    <w:rsid w:val="004523E5"/>
    <w:rsid w:val="00460E08"/>
    <w:rsid w:val="004625B2"/>
    <w:rsid w:val="00464E06"/>
    <w:rsid w:val="00470B69"/>
    <w:rsid w:val="00470B98"/>
    <w:rsid w:val="00472605"/>
    <w:rsid w:val="00475579"/>
    <w:rsid w:val="00476C69"/>
    <w:rsid w:val="004775D0"/>
    <w:rsid w:val="0048216A"/>
    <w:rsid w:val="00482EBE"/>
    <w:rsid w:val="00483DFB"/>
    <w:rsid w:val="00487669"/>
    <w:rsid w:val="00491211"/>
    <w:rsid w:val="0049654D"/>
    <w:rsid w:val="00496B67"/>
    <w:rsid w:val="004A19D2"/>
    <w:rsid w:val="004A7DCE"/>
    <w:rsid w:val="004B71A1"/>
    <w:rsid w:val="004C1C58"/>
    <w:rsid w:val="004C386B"/>
    <w:rsid w:val="004D458A"/>
    <w:rsid w:val="004E34E1"/>
    <w:rsid w:val="004E414A"/>
    <w:rsid w:val="004E51A0"/>
    <w:rsid w:val="004E7CD3"/>
    <w:rsid w:val="004F34A5"/>
    <w:rsid w:val="00504127"/>
    <w:rsid w:val="00506C81"/>
    <w:rsid w:val="00510B98"/>
    <w:rsid w:val="00524C61"/>
    <w:rsid w:val="005328FF"/>
    <w:rsid w:val="0053666B"/>
    <w:rsid w:val="00544B42"/>
    <w:rsid w:val="005463BB"/>
    <w:rsid w:val="00547F9F"/>
    <w:rsid w:val="0055505D"/>
    <w:rsid w:val="005559D7"/>
    <w:rsid w:val="00562A87"/>
    <w:rsid w:val="00563A26"/>
    <w:rsid w:val="00576AF6"/>
    <w:rsid w:val="0058061B"/>
    <w:rsid w:val="0058158A"/>
    <w:rsid w:val="00584465"/>
    <w:rsid w:val="00584849"/>
    <w:rsid w:val="00584D2F"/>
    <w:rsid w:val="00584DBF"/>
    <w:rsid w:val="00584EFF"/>
    <w:rsid w:val="00586481"/>
    <w:rsid w:val="005872A6"/>
    <w:rsid w:val="005A0779"/>
    <w:rsid w:val="005A7FC6"/>
    <w:rsid w:val="005B56F9"/>
    <w:rsid w:val="005C11A7"/>
    <w:rsid w:val="005C2678"/>
    <w:rsid w:val="005C3FA4"/>
    <w:rsid w:val="005D5904"/>
    <w:rsid w:val="005E7BF3"/>
    <w:rsid w:val="005F3421"/>
    <w:rsid w:val="005F7199"/>
    <w:rsid w:val="00604A18"/>
    <w:rsid w:val="00606717"/>
    <w:rsid w:val="0061105C"/>
    <w:rsid w:val="0061309A"/>
    <w:rsid w:val="00617053"/>
    <w:rsid w:val="00617472"/>
    <w:rsid w:val="00623CD6"/>
    <w:rsid w:val="00630992"/>
    <w:rsid w:val="00632B46"/>
    <w:rsid w:val="00632FC8"/>
    <w:rsid w:val="006403B0"/>
    <w:rsid w:val="00640FEA"/>
    <w:rsid w:val="00643879"/>
    <w:rsid w:val="00644412"/>
    <w:rsid w:val="00650919"/>
    <w:rsid w:val="00655A8C"/>
    <w:rsid w:val="006625DC"/>
    <w:rsid w:val="006730DE"/>
    <w:rsid w:val="00675A74"/>
    <w:rsid w:val="00691366"/>
    <w:rsid w:val="006A4D0F"/>
    <w:rsid w:val="006A60F9"/>
    <w:rsid w:val="006B4F25"/>
    <w:rsid w:val="006B50AF"/>
    <w:rsid w:val="006B7CA9"/>
    <w:rsid w:val="006C0B79"/>
    <w:rsid w:val="006C111B"/>
    <w:rsid w:val="006C2943"/>
    <w:rsid w:val="006C3798"/>
    <w:rsid w:val="006C4205"/>
    <w:rsid w:val="006D011A"/>
    <w:rsid w:val="006D0992"/>
    <w:rsid w:val="006D265C"/>
    <w:rsid w:val="006D4553"/>
    <w:rsid w:val="006E1760"/>
    <w:rsid w:val="006E2D01"/>
    <w:rsid w:val="006E3513"/>
    <w:rsid w:val="006E3FEF"/>
    <w:rsid w:val="006E6AA8"/>
    <w:rsid w:val="006E6DF4"/>
    <w:rsid w:val="006F02F4"/>
    <w:rsid w:val="006F1426"/>
    <w:rsid w:val="006F3C9B"/>
    <w:rsid w:val="006F3F70"/>
    <w:rsid w:val="006F50F8"/>
    <w:rsid w:val="006F6027"/>
    <w:rsid w:val="00702C7D"/>
    <w:rsid w:val="00703C30"/>
    <w:rsid w:val="00714D2F"/>
    <w:rsid w:val="00715597"/>
    <w:rsid w:val="00722ACF"/>
    <w:rsid w:val="007270D7"/>
    <w:rsid w:val="00727904"/>
    <w:rsid w:val="007303A0"/>
    <w:rsid w:val="00732590"/>
    <w:rsid w:val="0073372A"/>
    <w:rsid w:val="007425F0"/>
    <w:rsid w:val="00745EDE"/>
    <w:rsid w:val="00756ADB"/>
    <w:rsid w:val="00763BF1"/>
    <w:rsid w:val="00763C65"/>
    <w:rsid w:val="0077326A"/>
    <w:rsid w:val="00777921"/>
    <w:rsid w:val="007943A7"/>
    <w:rsid w:val="007A1D96"/>
    <w:rsid w:val="007A29C0"/>
    <w:rsid w:val="007B2578"/>
    <w:rsid w:val="007B5F86"/>
    <w:rsid w:val="007C0B28"/>
    <w:rsid w:val="007D76CE"/>
    <w:rsid w:val="007E019F"/>
    <w:rsid w:val="007F36A4"/>
    <w:rsid w:val="007F3702"/>
    <w:rsid w:val="007F63C7"/>
    <w:rsid w:val="00800ECC"/>
    <w:rsid w:val="00805602"/>
    <w:rsid w:val="008058D6"/>
    <w:rsid w:val="00816007"/>
    <w:rsid w:val="00821F82"/>
    <w:rsid w:val="00836D38"/>
    <w:rsid w:val="00837F8B"/>
    <w:rsid w:val="0084284A"/>
    <w:rsid w:val="00846299"/>
    <w:rsid w:val="0084647F"/>
    <w:rsid w:val="00861795"/>
    <w:rsid w:val="00863612"/>
    <w:rsid w:val="00865940"/>
    <w:rsid w:val="00865DAC"/>
    <w:rsid w:val="00867BCE"/>
    <w:rsid w:val="00867F4E"/>
    <w:rsid w:val="00875E88"/>
    <w:rsid w:val="008777E2"/>
    <w:rsid w:val="00883232"/>
    <w:rsid w:val="00883804"/>
    <w:rsid w:val="008860CB"/>
    <w:rsid w:val="00887D83"/>
    <w:rsid w:val="008916D9"/>
    <w:rsid w:val="008A2B2B"/>
    <w:rsid w:val="008A43C7"/>
    <w:rsid w:val="008A4514"/>
    <w:rsid w:val="008B68DC"/>
    <w:rsid w:val="008C6015"/>
    <w:rsid w:val="008D1613"/>
    <w:rsid w:val="008D5034"/>
    <w:rsid w:val="008D6987"/>
    <w:rsid w:val="008E3B86"/>
    <w:rsid w:val="008E693A"/>
    <w:rsid w:val="00900E23"/>
    <w:rsid w:val="00906009"/>
    <w:rsid w:val="009063F3"/>
    <w:rsid w:val="0091418B"/>
    <w:rsid w:val="00915C09"/>
    <w:rsid w:val="00917DA0"/>
    <w:rsid w:val="00920CE8"/>
    <w:rsid w:val="0092106A"/>
    <w:rsid w:val="009212C7"/>
    <w:rsid w:val="009259FB"/>
    <w:rsid w:val="00930B75"/>
    <w:rsid w:val="009407DE"/>
    <w:rsid w:val="00942372"/>
    <w:rsid w:val="009436C7"/>
    <w:rsid w:val="009458BE"/>
    <w:rsid w:val="00953BF5"/>
    <w:rsid w:val="0096231B"/>
    <w:rsid w:val="009624EE"/>
    <w:rsid w:val="00973615"/>
    <w:rsid w:val="0097598E"/>
    <w:rsid w:val="009764A7"/>
    <w:rsid w:val="00981E0E"/>
    <w:rsid w:val="00984850"/>
    <w:rsid w:val="00993D1C"/>
    <w:rsid w:val="009A0D1D"/>
    <w:rsid w:val="009A1F41"/>
    <w:rsid w:val="009A48FE"/>
    <w:rsid w:val="009A78A5"/>
    <w:rsid w:val="009B1E32"/>
    <w:rsid w:val="009C14C6"/>
    <w:rsid w:val="009C508A"/>
    <w:rsid w:val="009C5518"/>
    <w:rsid w:val="009D593D"/>
    <w:rsid w:val="009E06C0"/>
    <w:rsid w:val="009E2241"/>
    <w:rsid w:val="009E38C4"/>
    <w:rsid w:val="009E5688"/>
    <w:rsid w:val="009E7B95"/>
    <w:rsid w:val="009E7D66"/>
    <w:rsid w:val="009F4ED0"/>
    <w:rsid w:val="009F5A4B"/>
    <w:rsid w:val="009F6F4E"/>
    <w:rsid w:val="00A03C9F"/>
    <w:rsid w:val="00A05C78"/>
    <w:rsid w:val="00A119A2"/>
    <w:rsid w:val="00A13769"/>
    <w:rsid w:val="00A21F7B"/>
    <w:rsid w:val="00A2205B"/>
    <w:rsid w:val="00A27650"/>
    <w:rsid w:val="00A329C0"/>
    <w:rsid w:val="00A36A04"/>
    <w:rsid w:val="00A42987"/>
    <w:rsid w:val="00A46CC7"/>
    <w:rsid w:val="00A539A8"/>
    <w:rsid w:val="00A566BF"/>
    <w:rsid w:val="00A616B0"/>
    <w:rsid w:val="00A61A17"/>
    <w:rsid w:val="00A71799"/>
    <w:rsid w:val="00A75284"/>
    <w:rsid w:val="00A77338"/>
    <w:rsid w:val="00A832C2"/>
    <w:rsid w:val="00A90033"/>
    <w:rsid w:val="00A96484"/>
    <w:rsid w:val="00A9799D"/>
    <w:rsid w:val="00AA0A3D"/>
    <w:rsid w:val="00AA157A"/>
    <w:rsid w:val="00AA43EC"/>
    <w:rsid w:val="00AA6BA5"/>
    <w:rsid w:val="00AB533D"/>
    <w:rsid w:val="00AB7ED1"/>
    <w:rsid w:val="00AD09B0"/>
    <w:rsid w:val="00AD125E"/>
    <w:rsid w:val="00AE0C28"/>
    <w:rsid w:val="00AE2D99"/>
    <w:rsid w:val="00AE4294"/>
    <w:rsid w:val="00AF1F1D"/>
    <w:rsid w:val="00AF423B"/>
    <w:rsid w:val="00B011CC"/>
    <w:rsid w:val="00B0370F"/>
    <w:rsid w:val="00B157EA"/>
    <w:rsid w:val="00B15F68"/>
    <w:rsid w:val="00B166CC"/>
    <w:rsid w:val="00B2096E"/>
    <w:rsid w:val="00B3097B"/>
    <w:rsid w:val="00B31628"/>
    <w:rsid w:val="00B40215"/>
    <w:rsid w:val="00B4783C"/>
    <w:rsid w:val="00B47971"/>
    <w:rsid w:val="00B515DB"/>
    <w:rsid w:val="00B53227"/>
    <w:rsid w:val="00B540F0"/>
    <w:rsid w:val="00B64C5B"/>
    <w:rsid w:val="00B709CB"/>
    <w:rsid w:val="00B738DF"/>
    <w:rsid w:val="00B82107"/>
    <w:rsid w:val="00B8789F"/>
    <w:rsid w:val="00B87FDD"/>
    <w:rsid w:val="00B92535"/>
    <w:rsid w:val="00B95BDC"/>
    <w:rsid w:val="00BA088A"/>
    <w:rsid w:val="00BA2D43"/>
    <w:rsid w:val="00BA3FB2"/>
    <w:rsid w:val="00BA57F1"/>
    <w:rsid w:val="00BB15A4"/>
    <w:rsid w:val="00BB7ADF"/>
    <w:rsid w:val="00BC6518"/>
    <w:rsid w:val="00BD03AA"/>
    <w:rsid w:val="00BD23F3"/>
    <w:rsid w:val="00BD2659"/>
    <w:rsid w:val="00BD4B6B"/>
    <w:rsid w:val="00BD6CCB"/>
    <w:rsid w:val="00BF0986"/>
    <w:rsid w:val="00BF2E2A"/>
    <w:rsid w:val="00C036FE"/>
    <w:rsid w:val="00C066B0"/>
    <w:rsid w:val="00C11B2A"/>
    <w:rsid w:val="00C13206"/>
    <w:rsid w:val="00C234AD"/>
    <w:rsid w:val="00C3082E"/>
    <w:rsid w:val="00C319EA"/>
    <w:rsid w:val="00C408E0"/>
    <w:rsid w:val="00C43C7E"/>
    <w:rsid w:val="00C45790"/>
    <w:rsid w:val="00C512C5"/>
    <w:rsid w:val="00C53B14"/>
    <w:rsid w:val="00C53F37"/>
    <w:rsid w:val="00C63F95"/>
    <w:rsid w:val="00C6477B"/>
    <w:rsid w:val="00C65579"/>
    <w:rsid w:val="00C65C49"/>
    <w:rsid w:val="00C664C4"/>
    <w:rsid w:val="00C76736"/>
    <w:rsid w:val="00C76B86"/>
    <w:rsid w:val="00C82872"/>
    <w:rsid w:val="00C8293D"/>
    <w:rsid w:val="00C85149"/>
    <w:rsid w:val="00C86B13"/>
    <w:rsid w:val="00C949B4"/>
    <w:rsid w:val="00C95124"/>
    <w:rsid w:val="00C95750"/>
    <w:rsid w:val="00CA7E22"/>
    <w:rsid w:val="00CB1D47"/>
    <w:rsid w:val="00CB39A4"/>
    <w:rsid w:val="00CB4033"/>
    <w:rsid w:val="00CB61F7"/>
    <w:rsid w:val="00CB7BD9"/>
    <w:rsid w:val="00CC1034"/>
    <w:rsid w:val="00CC28DB"/>
    <w:rsid w:val="00CC3055"/>
    <w:rsid w:val="00CD0E92"/>
    <w:rsid w:val="00CD265E"/>
    <w:rsid w:val="00CD2FA2"/>
    <w:rsid w:val="00CD5D7A"/>
    <w:rsid w:val="00CD63BD"/>
    <w:rsid w:val="00CE292A"/>
    <w:rsid w:val="00CE33A8"/>
    <w:rsid w:val="00CE6B24"/>
    <w:rsid w:val="00CE7FD7"/>
    <w:rsid w:val="00CF4B15"/>
    <w:rsid w:val="00CF6D1A"/>
    <w:rsid w:val="00D07329"/>
    <w:rsid w:val="00D13864"/>
    <w:rsid w:val="00D17BCF"/>
    <w:rsid w:val="00D17C6C"/>
    <w:rsid w:val="00D17E32"/>
    <w:rsid w:val="00D20CE0"/>
    <w:rsid w:val="00D22AE3"/>
    <w:rsid w:val="00D233B9"/>
    <w:rsid w:val="00D274A8"/>
    <w:rsid w:val="00D305AB"/>
    <w:rsid w:val="00D30F86"/>
    <w:rsid w:val="00D3470F"/>
    <w:rsid w:val="00D377E6"/>
    <w:rsid w:val="00D40265"/>
    <w:rsid w:val="00D47F8F"/>
    <w:rsid w:val="00D51897"/>
    <w:rsid w:val="00D51F33"/>
    <w:rsid w:val="00D541A6"/>
    <w:rsid w:val="00D54B7D"/>
    <w:rsid w:val="00D57EA6"/>
    <w:rsid w:val="00D61EC4"/>
    <w:rsid w:val="00D624A9"/>
    <w:rsid w:val="00D63069"/>
    <w:rsid w:val="00D6383E"/>
    <w:rsid w:val="00D63C5B"/>
    <w:rsid w:val="00D647CA"/>
    <w:rsid w:val="00D75BAC"/>
    <w:rsid w:val="00D76DB3"/>
    <w:rsid w:val="00D83602"/>
    <w:rsid w:val="00D83E22"/>
    <w:rsid w:val="00D84E63"/>
    <w:rsid w:val="00D84E87"/>
    <w:rsid w:val="00D86A09"/>
    <w:rsid w:val="00D9019E"/>
    <w:rsid w:val="00D955CF"/>
    <w:rsid w:val="00DA0567"/>
    <w:rsid w:val="00DA2169"/>
    <w:rsid w:val="00DA3702"/>
    <w:rsid w:val="00DA3C58"/>
    <w:rsid w:val="00DA6321"/>
    <w:rsid w:val="00DA738C"/>
    <w:rsid w:val="00DA7FA4"/>
    <w:rsid w:val="00DB230D"/>
    <w:rsid w:val="00DB7A65"/>
    <w:rsid w:val="00DC06EE"/>
    <w:rsid w:val="00DD1836"/>
    <w:rsid w:val="00DD4262"/>
    <w:rsid w:val="00DF7ED0"/>
    <w:rsid w:val="00E0283D"/>
    <w:rsid w:val="00E032DB"/>
    <w:rsid w:val="00E066C2"/>
    <w:rsid w:val="00E102FD"/>
    <w:rsid w:val="00E13911"/>
    <w:rsid w:val="00E13B0B"/>
    <w:rsid w:val="00E20034"/>
    <w:rsid w:val="00E20D67"/>
    <w:rsid w:val="00E21D51"/>
    <w:rsid w:val="00E56672"/>
    <w:rsid w:val="00E60F43"/>
    <w:rsid w:val="00E65C37"/>
    <w:rsid w:val="00E66674"/>
    <w:rsid w:val="00E70AB8"/>
    <w:rsid w:val="00E76BCD"/>
    <w:rsid w:val="00E77C63"/>
    <w:rsid w:val="00E82DE9"/>
    <w:rsid w:val="00E97043"/>
    <w:rsid w:val="00EA2F19"/>
    <w:rsid w:val="00EB37C9"/>
    <w:rsid w:val="00EC5960"/>
    <w:rsid w:val="00ED2CB8"/>
    <w:rsid w:val="00ED708C"/>
    <w:rsid w:val="00EE1476"/>
    <w:rsid w:val="00EE26EA"/>
    <w:rsid w:val="00EE551A"/>
    <w:rsid w:val="00EE745B"/>
    <w:rsid w:val="00EE7628"/>
    <w:rsid w:val="00EF02ED"/>
    <w:rsid w:val="00EF5C15"/>
    <w:rsid w:val="00EF6F64"/>
    <w:rsid w:val="00F02221"/>
    <w:rsid w:val="00F1043C"/>
    <w:rsid w:val="00F14A29"/>
    <w:rsid w:val="00F24CA9"/>
    <w:rsid w:val="00F25842"/>
    <w:rsid w:val="00F31DAA"/>
    <w:rsid w:val="00F44A3B"/>
    <w:rsid w:val="00F51524"/>
    <w:rsid w:val="00F6512A"/>
    <w:rsid w:val="00F70A39"/>
    <w:rsid w:val="00F73971"/>
    <w:rsid w:val="00F83FF8"/>
    <w:rsid w:val="00F84482"/>
    <w:rsid w:val="00F91EF0"/>
    <w:rsid w:val="00F93B4F"/>
    <w:rsid w:val="00F93C51"/>
    <w:rsid w:val="00FA0EAE"/>
    <w:rsid w:val="00FA2392"/>
    <w:rsid w:val="00FA279F"/>
    <w:rsid w:val="00FA2990"/>
    <w:rsid w:val="00FB142F"/>
    <w:rsid w:val="00FB1F3D"/>
    <w:rsid w:val="00FB2941"/>
    <w:rsid w:val="00FB5F99"/>
    <w:rsid w:val="00FC0591"/>
    <w:rsid w:val="00FC1F9B"/>
    <w:rsid w:val="00FC7793"/>
    <w:rsid w:val="00FD099C"/>
    <w:rsid w:val="00FD0B53"/>
    <w:rsid w:val="00FD1A30"/>
    <w:rsid w:val="00FD2100"/>
    <w:rsid w:val="00FD22EA"/>
    <w:rsid w:val="00FD3085"/>
    <w:rsid w:val="00FD6D2F"/>
    <w:rsid w:val="00FE0E3E"/>
    <w:rsid w:val="00FE2B7F"/>
    <w:rsid w:val="00FE45C1"/>
    <w:rsid w:val="00FF2104"/>
    <w:rsid w:val="00FF2C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D19A9"/>
  <w15:docId w15:val="{4DD73A01-F0C0-4275-B27A-2321318C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A3B"/>
  </w:style>
  <w:style w:type="paragraph" w:styleId="Ttulo1">
    <w:name w:val="heading 1"/>
    <w:basedOn w:val="Normal"/>
    <w:next w:val="Normal"/>
    <w:link w:val="Ttulo1Car"/>
    <w:uiPriority w:val="9"/>
    <w:qFormat/>
    <w:rsid w:val="000D2A58"/>
    <w:pPr>
      <w:keepNext/>
      <w:keepLines/>
      <w:spacing w:line="240" w:lineRule="auto"/>
      <w:outlineLvl w:val="0"/>
    </w:pPr>
    <w:rPr>
      <w:b/>
      <w:szCs w:val="40"/>
    </w:rPr>
  </w:style>
  <w:style w:type="paragraph" w:styleId="Ttulo2">
    <w:name w:val="heading 2"/>
    <w:basedOn w:val="Normal"/>
    <w:next w:val="Normal"/>
    <w:uiPriority w:val="9"/>
    <w:unhideWhenUsed/>
    <w:qFormat/>
    <w:rsid w:val="00AA157A"/>
    <w:pPr>
      <w:keepNext/>
      <w:keepLines/>
      <w:spacing w:line="240" w:lineRule="auto"/>
      <w:outlineLvl w:val="1"/>
    </w:pPr>
    <w:rPr>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CellMar>
        <w:top w:w="100" w:type="dxa"/>
        <w:left w:w="100" w:type="dxa"/>
        <w:bottom w:w="100" w:type="dxa"/>
        <w:right w:w="100" w:type="dxa"/>
      </w:tblCellMar>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CellMar>
        <w:top w:w="100" w:type="dxa"/>
        <w:left w:w="100" w:type="dxa"/>
        <w:bottom w:w="100" w:type="dxa"/>
        <w:right w:w="100" w:type="dxa"/>
      </w:tblCellMar>
    </w:tblPr>
  </w:style>
  <w:style w:type="table" w:customStyle="1" w:styleId="aff7">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a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a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C1161"/>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0"/>
    <w:pPr>
      <w:spacing w:line="240" w:lineRule="auto"/>
    </w:pPr>
    <w:tblPr>
      <w:tblStyleRowBandSize w:val="1"/>
      <w:tblStyleColBandSize w:val="1"/>
      <w:tblCellMar>
        <w:top w:w="100" w:type="dxa"/>
        <w:left w:w="100" w:type="dxa"/>
        <w:bottom w:w="100" w:type="dxa"/>
        <w:right w:w="100" w:type="dxa"/>
      </w:tblCellMar>
    </w:tblPr>
  </w:style>
  <w:style w:type="character" w:customStyle="1" w:styleId="TtuloCar">
    <w:name w:val="Título Car"/>
    <w:basedOn w:val="Fuentedeprrafopredeter"/>
    <w:link w:val="Ttulo"/>
    <w:uiPriority w:val="10"/>
    <w:rsid w:val="00D647CA"/>
    <w:rPr>
      <w:sz w:val="52"/>
      <w:szCs w:val="52"/>
    </w:rPr>
  </w:style>
  <w:style w:type="character" w:customStyle="1" w:styleId="jsgrdq">
    <w:name w:val="jsgrdq"/>
    <w:basedOn w:val="Fuentedeprrafopredeter"/>
    <w:rsid w:val="006625DC"/>
  </w:style>
  <w:style w:type="character" w:styleId="Hipervnculo">
    <w:name w:val="Hyperlink"/>
    <w:basedOn w:val="Fuentedeprrafopredeter"/>
    <w:uiPriority w:val="99"/>
    <w:unhideWhenUsed/>
    <w:rsid w:val="000D7050"/>
    <w:rPr>
      <w:color w:val="0000FF" w:themeColor="hyperlink"/>
      <w:u w:val="single"/>
    </w:rPr>
  </w:style>
  <w:style w:type="character" w:customStyle="1" w:styleId="Mencinsinresolver1">
    <w:name w:val="Mención sin resolver1"/>
    <w:basedOn w:val="Fuentedeprrafopredeter"/>
    <w:uiPriority w:val="99"/>
    <w:semiHidden/>
    <w:unhideWhenUsed/>
    <w:rsid w:val="000D7050"/>
    <w:rPr>
      <w:color w:val="605E5C"/>
      <w:shd w:val="clear" w:color="auto" w:fill="E1DFDD"/>
    </w:rPr>
  </w:style>
  <w:style w:type="character" w:styleId="Textoennegrita">
    <w:name w:val="Strong"/>
    <w:basedOn w:val="Fuentedeprrafopredeter"/>
    <w:uiPriority w:val="22"/>
    <w:qFormat/>
    <w:rsid w:val="00547F9F"/>
    <w:rPr>
      <w:b/>
      <w:bCs/>
    </w:rPr>
  </w:style>
  <w:style w:type="character" w:customStyle="1" w:styleId="Ttulo1Car">
    <w:name w:val="Título 1 Car"/>
    <w:basedOn w:val="Fuentedeprrafopredeter"/>
    <w:link w:val="Ttulo1"/>
    <w:uiPriority w:val="9"/>
    <w:rsid w:val="000D2A58"/>
    <w:rPr>
      <w:b/>
      <w:szCs w:val="40"/>
    </w:rPr>
  </w:style>
  <w:style w:type="character" w:styleId="Hipervnculovisitado">
    <w:name w:val="FollowedHyperlink"/>
    <w:basedOn w:val="Fuentedeprrafopredeter"/>
    <w:uiPriority w:val="99"/>
    <w:semiHidden/>
    <w:unhideWhenUsed/>
    <w:rsid w:val="006E3513"/>
    <w:rPr>
      <w:color w:val="800080" w:themeColor="followedHyperlink"/>
      <w:u w:val="single"/>
    </w:rPr>
  </w:style>
  <w:style w:type="paragraph" w:styleId="Revisin">
    <w:name w:val="Revision"/>
    <w:hidden/>
    <w:uiPriority w:val="99"/>
    <w:semiHidden/>
    <w:rsid w:val="001E669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2319">
      <w:bodyDiv w:val="1"/>
      <w:marLeft w:val="0"/>
      <w:marRight w:val="0"/>
      <w:marTop w:val="0"/>
      <w:marBottom w:val="0"/>
      <w:divBdr>
        <w:top w:val="none" w:sz="0" w:space="0" w:color="auto"/>
        <w:left w:val="none" w:sz="0" w:space="0" w:color="auto"/>
        <w:bottom w:val="none" w:sz="0" w:space="0" w:color="auto"/>
        <w:right w:val="none" w:sz="0" w:space="0" w:color="auto"/>
      </w:divBdr>
    </w:div>
    <w:div w:id="2002923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mg.freepik.com/free-photo/digital-increasing-bar-graph-with-businessman-hand-overlay_53876-97640.jpg?w=900&amp;t=st=1666582878~exp=1666583478~hmac=2aafc067a0556a6bbcd215babd2370ab8186bda6625e73cafe85cda806061e16" TargetMode="External"/><Relationship Id="rId117" Type="http://schemas.openxmlformats.org/officeDocument/2006/relationships/fontTable" Target="fontTable.xml"/><Relationship Id="rId21" Type="http://schemas.openxmlformats.org/officeDocument/2006/relationships/image" Target="media/image5.jpg"/><Relationship Id="rId42" Type="http://schemas.openxmlformats.org/officeDocument/2006/relationships/hyperlink" Target="https://www.freepik.es/vector-premium/tome-fotografias-recibos-gastos-reconocimiento-optico-caracteres-ocr-reembolso_32682215.htm" TargetMode="External"/><Relationship Id="rId47" Type="http://schemas.openxmlformats.org/officeDocument/2006/relationships/image" Target="media/image18.jpeg"/><Relationship Id="rId63" Type="http://schemas.openxmlformats.org/officeDocument/2006/relationships/hyperlink" Target="https://img.freepik.com/free-vector/stress-concept-illustration_114360-2031.jpg" TargetMode="External"/><Relationship Id="rId68" Type="http://schemas.openxmlformats.org/officeDocument/2006/relationships/image" Target="media/image26.jpeg"/><Relationship Id="rId84" Type="http://schemas.openxmlformats.org/officeDocument/2006/relationships/hyperlink" Target="https://www.7puentes.com/blog/wp-content/uploads/2021/08/Post_42_2-630x1024.jpg" TargetMode="External"/><Relationship Id="rId89" Type="http://schemas.openxmlformats.org/officeDocument/2006/relationships/image" Target="media/image34.jpeg"/><Relationship Id="rId112" Type="http://schemas.openxmlformats.org/officeDocument/2006/relationships/hyperlink" Target="https://repositorio.upct.es/handle/10317/7168" TargetMode="External"/><Relationship Id="rId16" Type="http://schemas.openxmlformats.org/officeDocument/2006/relationships/hyperlink" Target="https://img.freepik.com/free-photo/cloud-computing-data-management-concept_53876-127747.jpg?w=740&amp;t=st=1666582477~exp=1666583077~hmac=4c501dba23213d30c213fec594324809b760c1d2eac135386c5229fe047830d3" TargetMode="External"/><Relationship Id="rId107" Type="http://schemas.openxmlformats.org/officeDocument/2006/relationships/hyperlink" Target="https://go.aws/3AH2U4X" TargetMode="External"/><Relationship Id="rId11" Type="http://schemas.microsoft.com/office/2016/09/relationships/commentsIds" Target="commentsIds.xml"/><Relationship Id="rId32" Type="http://schemas.openxmlformats.org/officeDocument/2006/relationships/image" Target="media/image10.jpeg"/><Relationship Id="rId37" Type="http://schemas.openxmlformats.org/officeDocument/2006/relationships/hyperlink" Target="https://d2slcw3kip6qmk.cloudfront.net/marketing/pages/chart/activity-diagram-for-login-UML/activity-diagram-for-login-UML-650x797.png" TargetMode="External"/><Relationship Id="rId53" Type="http://schemas.openxmlformats.org/officeDocument/2006/relationships/hyperlink" Target="https://www.ibm.com/products/spss-statistics" TargetMode="External"/><Relationship Id="rId58" Type="http://schemas.openxmlformats.org/officeDocument/2006/relationships/image" Target="media/image21.jpeg"/><Relationship Id="rId74" Type="http://schemas.openxmlformats.org/officeDocument/2006/relationships/hyperlink" Target="https://www.python.org/" TargetMode="External"/><Relationship Id="rId79" Type="http://schemas.openxmlformats.org/officeDocument/2006/relationships/hyperlink" Target="https://help.hitachivantara.com/Documentation/Pentaho/7.0/0D0/Pentaho_Data_Integration" TargetMode="External"/><Relationship Id="rId102" Type="http://schemas.openxmlformats.org/officeDocument/2006/relationships/hyperlink" Target="https://www.amazon.com/-/es/Herbert-Jones/dp/109080296X" TargetMode="External"/><Relationship Id="rId5" Type="http://schemas.openxmlformats.org/officeDocument/2006/relationships/settings" Target="settings.xml"/><Relationship Id="rId90" Type="http://schemas.openxmlformats.org/officeDocument/2006/relationships/hyperlink" Target="https://www.shutterstock.com/es/image-vector/technology-application-development-debugging-code-testing-1868752312" TargetMode="External"/><Relationship Id="rId95" Type="http://schemas.openxmlformats.org/officeDocument/2006/relationships/image" Target="media/image37.jpeg"/><Relationship Id="rId22" Type="http://schemas.openxmlformats.org/officeDocument/2006/relationships/hyperlink" Target="https://img.freepik.com/premium-photo/document-management-system-dms-online-documentation-database-process-automation-efficiently-manage-files-knowledge-documentation-enterprise-with-erp-corporate-business-technology_265022-7253.jpg?w=740" TargetMode="External"/><Relationship Id="rId27" Type="http://schemas.openxmlformats.org/officeDocument/2006/relationships/hyperlink" Target="https://learn.microsoft.com/es-es/azure/architecture/data-guide/images/etl.png" TargetMode="External"/><Relationship Id="rId43" Type="http://schemas.openxmlformats.org/officeDocument/2006/relationships/image" Target="media/image16.jpeg"/><Relationship Id="rId48" Type="http://schemas.openxmlformats.org/officeDocument/2006/relationships/hyperlink" Target="https://www.shutterstock.com/es/image-vector/web-scraping-information-harvesting-websites-data-2088809149" TargetMode="External"/><Relationship Id="rId64" Type="http://schemas.openxmlformats.org/officeDocument/2006/relationships/image" Target="media/image24.jpeg"/><Relationship Id="rId69" Type="http://schemas.openxmlformats.org/officeDocument/2006/relationships/hyperlink" Target="https://img.freepik.com/free-vector/text-files-concept-illustration_114360-4402.jpg" TargetMode="External"/><Relationship Id="rId113" Type="http://schemas.openxmlformats.org/officeDocument/2006/relationships/hyperlink" Target="https://www.gestiopolis.com/mineria-datos-usando-la-tecnologia-favor/" TargetMode="External"/><Relationship Id="rId118" Type="http://schemas.microsoft.com/office/2011/relationships/people" Target="people.xml"/><Relationship Id="rId80" Type="http://schemas.openxmlformats.org/officeDocument/2006/relationships/hyperlink" Target="https://learn.microsoft.com/en-us/sql/integration-services/sql-server-integration-services?view=sql-server-ver16" TargetMode="External"/><Relationship Id="rId85" Type="http://schemas.openxmlformats.org/officeDocument/2006/relationships/image" Target="media/image32.jpeg"/><Relationship Id="rId12" Type="http://schemas.microsoft.com/office/2018/08/relationships/commentsExtensible" Target="commentsExtensible.xml"/><Relationship Id="rId17" Type="http://schemas.openxmlformats.org/officeDocument/2006/relationships/image" Target="media/image3.png"/><Relationship Id="rId33" Type="http://schemas.openxmlformats.org/officeDocument/2006/relationships/hyperlink" Target="https://www.freepik.es/vector-gratis/analizar-ilustracion-concepto_15110186.htm" TargetMode="External"/><Relationship Id="rId38" Type="http://schemas.openxmlformats.org/officeDocument/2006/relationships/image" Target="media/image13.png"/><Relationship Id="rId59" Type="http://schemas.openxmlformats.org/officeDocument/2006/relationships/hyperlink" Target="https://www.shutterstock.com/es/image-vector/delete-concept-tiny-people-deleting-data-1901156443" TargetMode="External"/><Relationship Id="rId103" Type="http://schemas.openxmlformats.org/officeDocument/2006/relationships/hyperlink" Target="https://bit.ly/3U2jvqQ" TargetMode="External"/><Relationship Id="rId108" Type="http://schemas.openxmlformats.org/officeDocument/2006/relationships/hyperlink" Target="https://bit.ly/3XwFXLo" TargetMode="External"/><Relationship Id="rId54" Type="http://schemas.openxmlformats.org/officeDocument/2006/relationships/hyperlink" Target="https://www.sas.com/en_us/home.html" TargetMode="External"/><Relationship Id="rId70" Type="http://schemas.openxmlformats.org/officeDocument/2006/relationships/image" Target="media/image27.jpeg"/><Relationship Id="rId75" Type="http://schemas.openxmlformats.org/officeDocument/2006/relationships/hyperlink" Target="https://www.r-project.org/" TargetMode="External"/><Relationship Id="rId91" Type="http://schemas.openxmlformats.org/officeDocument/2006/relationships/image" Target="media/image35.jpeg"/><Relationship Id="rId9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jpg"/><Relationship Id="rId28" Type="http://schemas.openxmlformats.org/officeDocument/2006/relationships/image" Target="media/image8.jpeg"/><Relationship Id="rId49" Type="http://schemas.openxmlformats.org/officeDocument/2006/relationships/hyperlink" Target="https://tools.digitalmethods.net/" TargetMode="External"/><Relationship Id="rId114" Type="http://schemas.openxmlformats.org/officeDocument/2006/relationships/hyperlink" Target="https://www.tableau.com/es-es/learn/articles/business-intelligence" TargetMode="External"/><Relationship Id="rId119"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https://www.freepik.es/vector-gratis/cientifico-datos-especialista-extraen-conocimientos-perspectivas-datos-analisis-ciencia-datos-control-aprendizaje-automatico-concepto-analisis-big-data-ilustracion-aislada-bluevector-coral-rosado_11668808.htm" TargetMode="External"/><Relationship Id="rId44" Type="http://schemas.openxmlformats.org/officeDocument/2006/relationships/hyperlink" Target="https://www.shutterstock.com/es/image-photo/source-code-programming-on-screen-computer-1284744910" TargetMode="External"/><Relationship Id="rId52" Type="http://schemas.openxmlformats.org/officeDocument/2006/relationships/hyperlink" Target="https://www.ibm.com/docs/es/SS3RA7_sub/modeler_crispdm_ddita/clementine/images/crisp_process.jpg" TargetMode="External"/><Relationship Id="rId60" Type="http://schemas.openxmlformats.org/officeDocument/2006/relationships/image" Target="media/image22.jpeg"/><Relationship Id="rId65" Type="http://schemas.openxmlformats.org/officeDocument/2006/relationships/hyperlink" Target="https://img.freepik.com/free-vector/data-analysis-concept-illustration_114360-8053.jpg" TargetMode="External"/><Relationship Id="rId73" Type="http://schemas.openxmlformats.org/officeDocument/2006/relationships/hyperlink" Target="https://www.shutterstock.com/es/image-vector/vector-illustration-database-cleansing-tiny-developers-1282907026" TargetMode="External"/><Relationship Id="rId78" Type="http://schemas.openxmlformats.org/officeDocument/2006/relationships/hyperlink" Target="https://www.shutterstock.com/es/image-illustration/panoramic-view-multiple-database-placed-on-2164135613" TargetMode="External"/><Relationship Id="rId81" Type="http://schemas.openxmlformats.org/officeDocument/2006/relationships/image" Target="media/image30.jpeg"/><Relationship Id="rId86" Type="http://schemas.openxmlformats.org/officeDocument/2006/relationships/hyperlink" Target="https://geeks.ms/lmblanco/wp-content/uploads/sites/117/2016/05/CubosDatosSQLServer2008_01.jpg" TargetMode="External"/><Relationship Id="rId94" Type="http://schemas.openxmlformats.org/officeDocument/2006/relationships/hyperlink" Target="https://www.freepik.es/vector-gratis/concepto-ciudad-inteligente-digital-transmision-procesamiento-big-data-almacen-centro-datos_3629619.htm" TargetMode="External"/><Relationship Id="rId99" Type="http://schemas.openxmlformats.org/officeDocument/2006/relationships/hyperlink" Target="https://www.evaluandosoftware.com/abc-del-olap/" TargetMode="External"/><Relationship Id="rId101" Type="http://schemas.openxmlformats.org/officeDocument/2006/relationships/hyperlink" Target="https://www.ibm.com/docs/es/spss-modeler/saas?topic=dm-crisp-help-overview" TargetMode="Externa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hyperlink" Target="https://learn.microsoft.com/es-es/azure/architecture/data-guide/images/etl.png" TargetMode="External"/><Relationship Id="rId39" Type="http://schemas.openxmlformats.org/officeDocument/2006/relationships/image" Target="media/image14.jpeg"/><Relationship Id="rId109" Type="http://schemas.openxmlformats.org/officeDocument/2006/relationships/hyperlink" Target="https://htchivantara.is/3AGs8jX" TargetMode="External"/><Relationship Id="rId34" Type="http://schemas.openxmlformats.org/officeDocument/2006/relationships/image" Target="media/image11.jpeg"/><Relationship Id="rId50" Type="http://schemas.openxmlformats.org/officeDocument/2006/relationships/image" Target="media/image19.png"/><Relationship Id="rId55" Type="http://schemas.openxmlformats.org/officeDocument/2006/relationships/hyperlink" Target="https://www.microsoft.com/es-mx/evalcenter/evaluate-sql-server-2019" TargetMode="External"/><Relationship Id="rId76" Type="http://schemas.openxmlformats.org/officeDocument/2006/relationships/hyperlink" Target="https://openrefine.org/" TargetMode="External"/><Relationship Id="rId97" Type="http://schemas.openxmlformats.org/officeDocument/2006/relationships/hyperlink" Target="https://img.freepik.com/free-vector/hand-drawn-speech-therapy-illustration_23-2149210238.jpg" TargetMode="External"/><Relationship Id="rId104" Type="http://schemas.openxmlformats.org/officeDocument/2006/relationships/hyperlink" Target="https://learn.microsoft.com/es-es/azure/architecture/data-guide/relational-data/etl" TargetMode="External"/><Relationship Id="rId7" Type="http://schemas.openxmlformats.org/officeDocument/2006/relationships/footnotes" Target="footnotes.xml"/><Relationship Id="rId71" Type="http://schemas.openxmlformats.org/officeDocument/2006/relationships/hyperlink" Target="https://img.freepik.com/free-vector/product-quality-concept-illustration_114360-7301.jpg" TargetMode="External"/><Relationship Id="rId92" Type="http://schemas.openxmlformats.org/officeDocument/2006/relationships/hyperlink" Target="https://www.freepik.es/vector-gratis/ilustracion-concepto-actualizacion-sistema-operativo_13416255.htm" TargetMode="External"/><Relationship Id="rId2" Type="http://schemas.openxmlformats.org/officeDocument/2006/relationships/customXml" Target="../customXml/item2.xml"/><Relationship Id="rId29" Type="http://schemas.openxmlformats.org/officeDocument/2006/relationships/hyperlink" Target="https://www.freepik.es/vector-gratis/ciencias-informaticas-forenses-analisis-evidencia-digital-investigacion-delitos-informaticos-recuperacion-datos-experto-ciberseguridad-identificando-actividad-fraudulenta-ilustracion-metafora-concepto-aislado-vector_12083574.htm" TargetMode="External"/><Relationship Id="rId24" Type="http://schemas.openxmlformats.org/officeDocument/2006/relationships/hyperlink" Target="https://img.freepik.com/free-photo/cloud-storage-banner-background_53876-108506.jpg?w=740&amp;t=st=1666582825~exp=1666583425~hmac=df74f59d838620ffbddc36ad59961e22ba5c3801017836e37be9b9b0e60bb77f" TargetMode="External"/><Relationship Id="rId40" Type="http://schemas.openxmlformats.org/officeDocument/2006/relationships/hyperlink" Target="https://www.freepik.es/vector-gratis/ilustracion-redes-sociales_5275573.htm" TargetMode="External"/><Relationship Id="rId45" Type="http://schemas.openxmlformats.org/officeDocument/2006/relationships/image" Target="media/image17.jpeg"/><Relationship Id="rId66" Type="http://schemas.openxmlformats.org/officeDocument/2006/relationships/image" Target="media/image25.jpeg"/><Relationship Id="rId87" Type="http://schemas.openxmlformats.org/officeDocument/2006/relationships/image" Target="media/image33.jpeg"/><Relationship Id="rId110" Type="http://schemas.openxmlformats.org/officeDocument/2006/relationships/hyperlink" Target="https://bit.ly/3EWjD6K" TargetMode="External"/><Relationship Id="rId115" Type="http://schemas.openxmlformats.org/officeDocument/2006/relationships/header" Target="header1.xml"/><Relationship Id="rId61" Type="http://schemas.openxmlformats.org/officeDocument/2006/relationships/hyperlink" Target="https://img.freepik.com/free-vector/data-report-illustration-concept_114360-883.jpg" TargetMode="External"/><Relationship Id="rId82" Type="http://schemas.openxmlformats.org/officeDocument/2006/relationships/hyperlink" Target="https://www.shutterstock.com/es/image-vector/server-room-isometric-cloud-storage-data-1794802207" TargetMode="External"/><Relationship Id="rId19" Type="http://schemas.openxmlformats.org/officeDocument/2006/relationships/image" Target="media/image4.jpg"/><Relationship Id="rId14" Type="http://schemas.openxmlformats.org/officeDocument/2006/relationships/hyperlink" Target="https://www.freepik.com/free-photo/hand-using-laptop-computer-with-virtual-screen-document-online-approve-paperless-quality-assurance-erp-management-concept_24755711.htm" TargetMode="External"/><Relationship Id="rId30" Type="http://schemas.openxmlformats.org/officeDocument/2006/relationships/image" Target="media/image9.jpeg"/><Relationship Id="rId35" Type="http://schemas.openxmlformats.org/officeDocument/2006/relationships/hyperlink" Target="https://www.freepik.es/vector-gratis/hombre-revisando-lista-tareas-gigante_4105833.htm" TargetMode="External"/><Relationship Id="rId56" Type="http://schemas.openxmlformats.org/officeDocument/2006/relationships/hyperlink" Target="https://www.r-project.org/" TargetMode="External"/><Relationship Id="rId77" Type="http://schemas.openxmlformats.org/officeDocument/2006/relationships/image" Target="media/image29.jpeg"/><Relationship Id="rId100" Type="http://schemas.openxmlformats.org/officeDocument/2006/relationships/hyperlink" Target="https://www.amazon.com/-/es/Jes%C3%BAs-Garc%C3%ADa-Herrero/dp/8494731963" TargetMode="External"/><Relationship Id="rId105" Type="http://schemas.openxmlformats.org/officeDocument/2006/relationships/hyperlink" Target="https://bit.ly/3gsxAjD" TargetMode="Externa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28.jpeg"/><Relationship Id="rId93" Type="http://schemas.openxmlformats.org/officeDocument/2006/relationships/image" Target="media/image36.jpeg"/><Relationship Id="rId98" Type="http://schemas.openxmlformats.org/officeDocument/2006/relationships/hyperlink" Target="https://wiki.digitalmethods.net/Dmi/ToolDatabase" TargetMode="External"/><Relationship Id="rId3" Type="http://schemas.openxmlformats.org/officeDocument/2006/relationships/numbering" Target="numbering.xml"/><Relationship Id="rId25" Type="http://schemas.openxmlformats.org/officeDocument/2006/relationships/image" Target="media/image7.jpg"/><Relationship Id="rId46" Type="http://schemas.openxmlformats.org/officeDocument/2006/relationships/hyperlink" Target="https://www.freepik.es/vector-gratis/ilustracion-concepto-codificacion-manual_21532468.htm" TargetMode="External"/><Relationship Id="rId67" Type="http://schemas.openxmlformats.org/officeDocument/2006/relationships/hyperlink" Target="https://img.freepik.com/free-vector/curiosity-search-concept-illustration_114360-11031.jpg" TargetMode="External"/><Relationship Id="rId116" Type="http://schemas.openxmlformats.org/officeDocument/2006/relationships/footer" Target="footer1.xml"/><Relationship Id="rId20" Type="http://schemas.openxmlformats.org/officeDocument/2006/relationships/hyperlink" Target="https://img.freepik.com/premium-photo/document-management-system-dms-businessman-hold-folder-document-icon-software-archiving-searching-managing-corporate-files-information-internet-technology-concept-digital-security_150455-9195.jpg?w=740" TargetMode="External"/><Relationship Id="rId41" Type="http://schemas.openxmlformats.org/officeDocument/2006/relationships/image" Target="media/image15.jpeg"/><Relationship Id="rId62" Type="http://schemas.openxmlformats.org/officeDocument/2006/relationships/image" Target="media/image23.jpeg"/><Relationship Id="rId83" Type="http://schemas.openxmlformats.org/officeDocument/2006/relationships/image" Target="media/image31.jpg"/><Relationship Id="rId88" Type="http://schemas.openxmlformats.org/officeDocument/2006/relationships/hyperlink" Target="https://www.shutterstock.com/es/image-illustration/olap-process-online-analytical-processing-concept-2187453469" TargetMode="External"/><Relationship Id="rId111" Type="http://schemas.openxmlformats.org/officeDocument/2006/relationships/hyperlink" Target="https://bit.ly/3EUhs2D" TargetMode="External"/><Relationship Id="rId15" Type="http://schemas.openxmlformats.org/officeDocument/2006/relationships/image" Target="media/image2.jpg"/><Relationship Id="rId36" Type="http://schemas.openxmlformats.org/officeDocument/2006/relationships/image" Target="media/image12.png"/><Relationship Id="rId57" Type="http://schemas.openxmlformats.org/officeDocument/2006/relationships/hyperlink" Target="https://www.knime.com/" TargetMode="External"/><Relationship Id="rId106" Type="http://schemas.openxmlformats.org/officeDocument/2006/relationships/hyperlink" Target="https://www.ra-ma.es/libro/gobierno-y-gestion-de-las-tecnologias-y-los-sistemas-de-informacion_10497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90.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SnUuAn61NPXrldfcqEy4SUZryw==">AMUW2mWEITUo7Q6YA7tWGoFSQ4cJ9Hih7wdftIXSkEYIbkwtJzpDldfqHH4f+lMw/qVvh81eA3n6Un8X8MpgaWTlDZ7r6IxD01/A4JRM8OKMKRVbQlY8HYv6k8Mua5rETsgqbqscUl1u1EUGc7dnDk/3umQjMavUonzR/TWcGCtSIS/JKkAT/gAzAvNYttBCry3y3M73UWBF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765D81-5C22-4C68-807B-0063EF337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3414</TotalTime>
  <Pages>59</Pages>
  <Words>10471</Words>
  <Characters>57594</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639</cp:revision>
  <dcterms:created xsi:type="dcterms:W3CDTF">2022-07-15T16:13:00Z</dcterms:created>
  <dcterms:modified xsi:type="dcterms:W3CDTF">2022-11-24T20:08:00Z</dcterms:modified>
</cp:coreProperties>
</file>